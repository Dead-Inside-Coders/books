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33BF3" w14:textId="5D670EAB" w:rsidR="00985BB7" w:rsidRPr="00DB3832" w:rsidRDefault="00C47A9D" w:rsidP="009D061D">
      <w:pPr>
        <w:pStyle w:val="Heading2"/>
        <w:spacing w:before="153" w:line="591" w:lineRule="exact"/>
        <w:ind w:left="6372" w:right="166" w:firstLine="708"/>
        <w:jc w:val="both"/>
        <w:rPr>
          <w:rFonts w:ascii="Times New Roman" w:hAnsi="Times New Roman" w:cs="Times New Roman"/>
          <w:sz w:val="26"/>
          <w:szCs w:val="26"/>
          <w:lang w:val="ru-RU"/>
        </w:rPr>
      </w:pPr>
      <w:r w:rsidRPr="00DB3832">
        <w:rPr>
          <w:rFonts w:ascii="Times New Roman" w:hAnsi="Times New Roman" w:cs="Times New Roman"/>
          <w:w w:val="110"/>
          <w:sz w:val="26"/>
          <w:szCs w:val="26"/>
          <w:lang w:val="ru-RU"/>
        </w:rPr>
        <w:t>ГЛ</w:t>
      </w:r>
      <w:r w:rsidR="00985BB7" w:rsidRPr="00DB3832">
        <w:rPr>
          <w:rFonts w:ascii="Times New Roman" w:hAnsi="Times New Roman" w:cs="Times New Roman"/>
          <w:w w:val="110"/>
          <w:sz w:val="26"/>
          <w:szCs w:val="26"/>
          <w:lang w:val="ru-RU"/>
        </w:rPr>
        <w:t>АВАЗ.</w:t>
      </w:r>
    </w:p>
    <w:p w14:paraId="005CB073" w14:textId="77777777" w:rsidR="007A5B16" w:rsidRDefault="00985BB7" w:rsidP="007A5B16">
      <w:pPr>
        <w:spacing w:before="8" w:line="232" w:lineRule="auto"/>
        <w:ind w:left="777" w:firstLine="2092"/>
        <w:jc w:val="right"/>
        <w:rPr>
          <w:rFonts w:ascii="Times New Roman" w:hAnsi="Times New Roman" w:cs="Times New Roman"/>
          <w:b/>
          <w:w w:val="95"/>
          <w:sz w:val="26"/>
          <w:szCs w:val="26"/>
          <w:lang w:val="ru-RU"/>
        </w:rPr>
      </w:pPr>
      <w:r w:rsidRPr="00DB3832">
        <w:rPr>
          <w:rFonts w:ascii="Times New Roman" w:hAnsi="Times New Roman" w:cs="Times New Roman"/>
          <w:b/>
          <w:w w:val="95"/>
          <w:sz w:val="26"/>
          <w:szCs w:val="26"/>
        </w:rPr>
        <w:t>IPython</w:t>
      </w:r>
      <w:r w:rsidRPr="00DB3832">
        <w:rPr>
          <w:rFonts w:ascii="Times New Roman" w:hAnsi="Times New Roman" w:cs="Times New Roman"/>
          <w:b/>
          <w:w w:val="95"/>
          <w:sz w:val="26"/>
          <w:szCs w:val="26"/>
          <w:lang w:val="ru-RU"/>
        </w:rPr>
        <w:t>:</w:t>
      </w:r>
      <w:r w:rsidRPr="00DB3832">
        <w:rPr>
          <w:rFonts w:ascii="Times New Roman" w:hAnsi="Times New Roman" w:cs="Times New Roman"/>
          <w:b/>
          <w:spacing w:val="1"/>
          <w:w w:val="95"/>
          <w:sz w:val="26"/>
          <w:szCs w:val="26"/>
          <w:lang w:val="ru-RU"/>
        </w:rPr>
        <w:t xml:space="preserve"> </w:t>
      </w:r>
      <w:r w:rsidRPr="00DB3832">
        <w:rPr>
          <w:rFonts w:ascii="Times New Roman" w:hAnsi="Times New Roman" w:cs="Times New Roman"/>
          <w:b/>
          <w:w w:val="95"/>
          <w:sz w:val="26"/>
          <w:szCs w:val="26"/>
          <w:lang w:val="ru-RU"/>
        </w:rPr>
        <w:t>интерактивн</w:t>
      </w:r>
      <w:r w:rsidR="00532CA7" w:rsidRPr="00DB3832">
        <w:rPr>
          <w:rFonts w:ascii="Times New Roman" w:hAnsi="Times New Roman" w:cs="Times New Roman"/>
          <w:b/>
          <w:w w:val="95"/>
          <w:sz w:val="26"/>
          <w:szCs w:val="26"/>
          <w:lang w:val="ru-RU"/>
        </w:rPr>
        <w:t>ы</w:t>
      </w:r>
      <w:r w:rsidRPr="00DB3832">
        <w:rPr>
          <w:rFonts w:ascii="Times New Roman" w:hAnsi="Times New Roman" w:cs="Times New Roman"/>
          <w:b/>
          <w:w w:val="95"/>
          <w:sz w:val="26"/>
          <w:szCs w:val="26"/>
          <w:lang w:val="ru-RU"/>
        </w:rPr>
        <w:t>е</w:t>
      </w:r>
    </w:p>
    <w:p w14:paraId="232FC002" w14:textId="508B0571" w:rsidR="00985BB7" w:rsidRPr="00DB3832" w:rsidRDefault="00985BB7" w:rsidP="007A5B16">
      <w:pPr>
        <w:spacing w:before="8" w:line="232" w:lineRule="auto"/>
        <w:ind w:left="777" w:firstLine="2092"/>
        <w:jc w:val="right"/>
        <w:rPr>
          <w:rFonts w:ascii="Times New Roman" w:hAnsi="Times New Roman" w:cs="Times New Roman"/>
          <w:b/>
          <w:sz w:val="26"/>
          <w:szCs w:val="26"/>
          <w:lang w:val="ru-RU"/>
        </w:rPr>
      </w:pPr>
      <w:r w:rsidRPr="00DB3832">
        <w:rPr>
          <w:rFonts w:ascii="Times New Roman" w:hAnsi="Times New Roman" w:cs="Times New Roman"/>
          <w:b/>
          <w:spacing w:val="-135"/>
          <w:w w:val="95"/>
          <w:sz w:val="26"/>
          <w:szCs w:val="26"/>
          <w:lang w:val="ru-RU"/>
        </w:rPr>
        <w:t xml:space="preserve"> </w:t>
      </w:r>
      <w:r w:rsidR="007A5B16">
        <w:rPr>
          <w:rFonts w:ascii="Times New Roman" w:hAnsi="Times New Roman" w:cs="Times New Roman"/>
          <w:b/>
          <w:spacing w:val="-135"/>
          <w:w w:val="95"/>
          <w:sz w:val="26"/>
          <w:szCs w:val="26"/>
          <w:lang w:val="ru-RU"/>
        </w:rPr>
        <w:t xml:space="preserve">  </w:t>
      </w:r>
      <w:r w:rsidRPr="00DB3832">
        <w:rPr>
          <w:rFonts w:ascii="Times New Roman" w:hAnsi="Times New Roman" w:cs="Times New Roman"/>
          <w:b/>
          <w:w w:val="95"/>
          <w:sz w:val="26"/>
          <w:szCs w:val="26"/>
          <w:lang w:val="ru-RU"/>
        </w:rPr>
        <w:t>вы</w:t>
      </w:r>
      <w:r w:rsidR="00532CA7" w:rsidRPr="00DB3832">
        <w:rPr>
          <w:rFonts w:ascii="Times New Roman" w:hAnsi="Times New Roman" w:cs="Times New Roman"/>
          <w:b/>
          <w:w w:val="95"/>
          <w:sz w:val="26"/>
          <w:szCs w:val="26"/>
          <w:lang w:val="ru-RU"/>
        </w:rPr>
        <w:t xml:space="preserve">числения и </w:t>
      </w:r>
      <w:r w:rsidRPr="00DB3832">
        <w:rPr>
          <w:rFonts w:ascii="Times New Roman" w:hAnsi="Times New Roman" w:cs="Times New Roman"/>
          <w:b/>
          <w:w w:val="95"/>
          <w:sz w:val="26"/>
          <w:szCs w:val="26"/>
          <w:lang w:val="ru-RU"/>
        </w:rPr>
        <w:t>среда</w:t>
      </w:r>
      <w:r w:rsidRPr="00DB3832">
        <w:rPr>
          <w:rFonts w:ascii="Times New Roman" w:hAnsi="Times New Roman" w:cs="Times New Roman"/>
          <w:b/>
          <w:spacing w:val="96"/>
          <w:w w:val="95"/>
          <w:sz w:val="26"/>
          <w:szCs w:val="26"/>
          <w:lang w:val="ru-RU"/>
        </w:rPr>
        <w:t xml:space="preserve"> </w:t>
      </w:r>
      <w:r w:rsidRPr="00DB3832">
        <w:rPr>
          <w:rFonts w:ascii="Times New Roman" w:hAnsi="Times New Roman" w:cs="Times New Roman"/>
          <w:b/>
          <w:w w:val="95"/>
          <w:sz w:val="26"/>
          <w:szCs w:val="26"/>
          <w:lang w:val="ru-RU"/>
        </w:rPr>
        <w:t>разработки</w:t>
      </w:r>
    </w:p>
    <w:p w14:paraId="79E5C153" w14:textId="19D92A7B" w:rsidR="00985BB7" w:rsidRPr="00DB3832" w:rsidRDefault="00985BB7" w:rsidP="00DB3832">
      <w:pPr>
        <w:spacing w:before="417" w:line="232" w:lineRule="auto"/>
        <w:ind w:left="1568" w:right="123" w:firstLine="117"/>
        <w:jc w:val="both"/>
        <w:rPr>
          <w:rFonts w:ascii="Times New Roman" w:hAnsi="Times New Roman" w:cs="Times New Roman"/>
          <w:i/>
          <w:sz w:val="26"/>
          <w:szCs w:val="26"/>
          <w:lang w:val="ru-RU"/>
        </w:rPr>
      </w:pPr>
      <w:r w:rsidRPr="00DB3832">
        <w:rPr>
          <w:rFonts w:ascii="Times New Roman" w:hAnsi="Times New Roman" w:cs="Times New Roman"/>
          <w:i/>
          <w:w w:val="95"/>
          <w:sz w:val="26"/>
          <w:szCs w:val="26"/>
          <w:lang w:val="ru-RU"/>
        </w:rPr>
        <w:t xml:space="preserve">Действуй, не делая. Работай, не прилагая усилий. Дмай о </w:t>
      </w:r>
      <w:r w:rsidR="00E3492F" w:rsidRPr="00DB3832">
        <w:rPr>
          <w:rFonts w:ascii="Times New Roman" w:hAnsi="Times New Roman" w:cs="Times New Roman"/>
          <w:i/>
          <w:w w:val="95"/>
          <w:sz w:val="26"/>
          <w:szCs w:val="26"/>
          <w:lang w:val="ru-RU"/>
        </w:rPr>
        <w:t>малом</w:t>
      </w:r>
      <w:r w:rsidRPr="00DB3832">
        <w:rPr>
          <w:rFonts w:ascii="Times New Roman" w:hAnsi="Times New Roman" w:cs="Times New Roman"/>
          <w:i/>
          <w:w w:val="95"/>
          <w:sz w:val="26"/>
          <w:szCs w:val="26"/>
          <w:lang w:val="ru-RU"/>
        </w:rPr>
        <w:t>,</w:t>
      </w:r>
      <w:r w:rsidRPr="00DB3832">
        <w:rPr>
          <w:rFonts w:ascii="Times New Roman" w:hAnsi="Times New Roman" w:cs="Times New Roman"/>
          <w:i/>
          <w:spacing w:val="1"/>
          <w:w w:val="95"/>
          <w:sz w:val="26"/>
          <w:szCs w:val="26"/>
          <w:lang w:val="ru-RU"/>
        </w:rPr>
        <w:t xml:space="preserve"> </w:t>
      </w:r>
      <w:r w:rsidRPr="00DB3832">
        <w:rPr>
          <w:rFonts w:ascii="Times New Roman" w:hAnsi="Times New Roman" w:cs="Times New Roman"/>
          <w:i/>
          <w:w w:val="95"/>
          <w:sz w:val="26"/>
          <w:szCs w:val="26"/>
          <w:lang w:val="ru-RU"/>
        </w:rPr>
        <w:t xml:space="preserve">как о большом, и о нескольких, как о </w:t>
      </w:r>
      <w:r w:rsidR="00E3492F" w:rsidRPr="00DB3832">
        <w:rPr>
          <w:rFonts w:ascii="Times New Roman" w:hAnsi="Times New Roman" w:cs="Times New Roman"/>
          <w:i/>
          <w:w w:val="95"/>
          <w:sz w:val="26"/>
          <w:szCs w:val="26"/>
          <w:lang w:val="ru-RU"/>
        </w:rPr>
        <w:t>многих</w:t>
      </w:r>
      <w:r w:rsidRPr="00DB3832">
        <w:rPr>
          <w:rFonts w:ascii="Times New Roman" w:hAnsi="Times New Roman" w:cs="Times New Roman"/>
          <w:i/>
          <w:w w:val="95"/>
          <w:sz w:val="26"/>
          <w:szCs w:val="26"/>
          <w:lang w:val="ru-RU"/>
        </w:rPr>
        <w:t>. Работай иад трудной</w:t>
      </w:r>
      <w:r w:rsidRPr="00DB3832">
        <w:rPr>
          <w:rFonts w:ascii="Times New Roman" w:hAnsi="Times New Roman" w:cs="Times New Roman"/>
          <w:i/>
          <w:spacing w:val="1"/>
          <w:w w:val="95"/>
          <w:sz w:val="26"/>
          <w:szCs w:val="26"/>
          <w:lang w:val="ru-RU"/>
        </w:rPr>
        <w:t xml:space="preserve"> </w:t>
      </w:r>
      <w:r w:rsidRPr="00DB3832">
        <w:rPr>
          <w:rFonts w:ascii="Times New Roman" w:hAnsi="Times New Roman" w:cs="Times New Roman"/>
          <w:i/>
          <w:w w:val="90"/>
          <w:sz w:val="26"/>
          <w:szCs w:val="26"/>
          <w:lang w:val="ru-RU"/>
        </w:rPr>
        <w:t xml:space="preserve">задачей, пока </w:t>
      </w:r>
      <w:r w:rsidR="00E3492F" w:rsidRPr="00DB3832">
        <w:rPr>
          <w:rFonts w:ascii="Times New Roman" w:hAnsi="Times New Roman" w:cs="Times New Roman"/>
          <w:i/>
          <w:w w:val="90"/>
          <w:sz w:val="26"/>
          <w:szCs w:val="26"/>
          <w:lang w:val="ru-RU"/>
        </w:rPr>
        <w:t>она</w:t>
      </w:r>
      <w:r w:rsidRPr="00DB3832">
        <w:rPr>
          <w:rFonts w:ascii="Times New Roman" w:hAnsi="Times New Roman" w:cs="Times New Roman"/>
          <w:i/>
          <w:w w:val="90"/>
          <w:sz w:val="26"/>
          <w:szCs w:val="26"/>
          <w:lang w:val="ru-RU"/>
        </w:rPr>
        <w:t xml:space="preserve"> еще проста; реализуй великую цель через </w:t>
      </w:r>
      <w:r w:rsidR="00E3492F" w:rsidRPr="00DB3832">
        <w:rPr>
          <w:rFonts w:ascii="Times New Roman" w:hAnsi="Times New Roman" w:cs="Times New Roman"/>
          <w:i/>
          <w:w w:val="90"/>
          <w:sz w:val="26"/>
          <w:szCs w:val="26"/>
          <w:lang w:val="ru-RU"/>
        </w:rPr>
        <w:t>мн</w:t>
      </w:r>
      <w:r w:rsidRPr="00DB3832">
        <w:rPr>
          <w:rFonts w:ascii="Times New Roman" w:hAnsi="Times New Roman" w:cs="Times New Roman"/>
          <w:i/>
          <w:w w:val="90"/>
          <w:sz w:val="26"/>
          <w:szCs w:val="26"/>
          <w:lang w:val="ru-RU"/>
        </w:rPr>
        <w:t>ожество</w:t>
      </w:r>
      <w:r w:rsidRPr="00DB3832">
        <w:rPr>
          <w:rFonts w:ascii="Times New Roman" w:hAnsi="Times New Roman" w:cs="Times New Roman"/>
          <w:i/>
          <w:spacing w:val="1"/>
          <w:w w:val="90"/>
          <w:sz w:val="26"/>
          <w:szCs w:val="26"/>
          <w:lang w:val="ru-RU"/>
        </w:rPr>
        <w:t xml:space="preserve"> </w:t>
      </w:r>
      <w:r w:rsidRPr="00DB3832">
        <w:rPr>
          <w:rFonts w:ascii="Times New Roman" w:hAnsi="Times New Roman" w:cs="Times New Roman"/>
          <w:i/>
          <w:sz w:val="26"/>
          <w:szCs w:val="26"/>
          <w:lang w:val="ru-RU"/>
        </w:rPr>
        <w:t>небольших</w:t>
      </w:r>
      <w:r w:rsidRPr="00DB3832">
        <w:rPr>
          <w:rFonts w:ascii="Times New Roman" w:hAnsi="Times New Roman" w:cs="Times New Roman"/>
          <w:i/>
          <w:spacing w:val="-12"/>
          <w:sz w:val="26"/>
          <w:szCs w:val="26"/>
          <w:lang w:val="ru-RU"/>
        </w:rPr>
        <w:t xml:space="preserve"> </w:t>
      </w:r>
      <w:r w:rsidRPr="00DB3832">
        <w:rPr>
          <w:rFonts w:ascii="Times New Roman" w:hAnsi="Times New Roman" w:cs="Times New Roman"/>
          <w:i/>
          <w:sz w:val="26"/>
          <w:szCs w:val="26"/>
          <w:lang w:val="ru-RU"/>
        </w:rPr>
        <w:t>шагов.</w:t>
      </w:r>
    </w:p>
    <w:p w14:paraId="7E367A9E" w14:textId="77777777" w:rsidR="00985BB7" w:rsidRPr="00DB3832" w:rsidRDefault="00985BB7" w:rsidP="00DB3832">
      <w:pPr>
        <w:pStyle w:val="BodyText"/>
        <w:spacing w:before="58"/>
        <w:ind w:right="122"/>
        <w:jc w:val="both"/>
        <w:rPr>
          <w:rFonts w:ascii="Times New Roman" w:hAnsi="Times New Roman" w:cs="Times New Roman"/>
          <w:sz w:val="26"/>
          <w:szCs w:val="26"/>
          <w:lang w:val="ru-RU"/>
        </w:rPr>
      </w:pPr>
      <w:r w:rsidRPr="00DB3832">
        <w:rPr>
          <w:rFonts w:ascii="Times New Roman" w:hAnsi="Times New Roman" w:cs="Times New Roman"/>
          <w:w w:val="105"/>
          <w:sz w:val="26"/>
          <w:szCs w:val="26"/>
          <w:lang w:val="ru-RU"/>
        </w:rPr>
        <w:t>Лао</w:t>
      </w:r>
      <w:r w:rsidRPr="00DB3832">
        <w:rPr>
          <w:rFonts w:ascii="Times New Roman" w:hAnsi="Times New Roman" w:cs="Times New Roman"/>
          <w:spacing w:val="4"/>
          <w:w w:val="105"/>
          <w:sz w:val="26"/>
          <w:szCs w:val="26"/>
          <w:lang w:val="ru-RU"/>
        </w:rPr>
        <w:t xml:space="preserve"> </w:t>
      </w:r>
      <w:r w:rsidRPr="00DB3832">
        <w:rPr>
          <w:rFonts w:ascii="Times New Roman" w:hAnsi="Times New Roman" w:cs="Times New Roman"/>
          <w:w w:val="105"/>
          <w:sz w:val="26"/>
          <w:szCs w:val="26"/>
          <w:lang w:val="ru-RU"/>
        </w:rPr>
        <w:t>Цзы</w:t>
      </w:r>
    </w:p>
    <w:p w14:paraId="0B0B0E24" w14:textId="242E7FDA" w:rsidR="00985BB7" w:rsidRPr="00DB3832" w:rsidRDefault="00985BB7" w:rsidP="00DB3832">
      <w:pPr>
        <w:pStyle w:val="BodyText"/>
        <w:spacing w:before="173" w:line="223" w:lineRule="auto"/>
        <w:ind w:left="201" w:right="115" w:firstLine="11"/>
        <w:jc w:val="both"/>
        <w:rPr>
          <w:rFonts w:ascii="Times New Roman" w:eastAsia="Calibri" w:hAnsi="Times New Roman" w:cs="Times New Roman"/>
          <w:sz w:val="26"/>
          <w:szCs w:val="26"/>
          <w:lang w:val="ru-RU"/>
        </w:rPr>
      </w:pPr>
      <w:r w:rsidRPr="00DB3832">
        <w:rPr>
          <w:rFonts w:ascii="Times New Roman" w:eastAsia="Calibri" w:hAnsi="Times New Roman" w:cs="Times New Roman"/>
          <w:w w:val="95"/>
          <w:sz w:val="26"/>
          <w:szCs w:val="26"/>
          <w:lang w:val="ru-RU"/>
        </w:rPr>
        <w:t>Меня часто спрашивают:</w:t>
      </w:r>
      <w:r w:rsidRPr="00DB3832">
        <w:rPr>
          <w:rFonts w:ascii="Times New Roman" w:eastAsia="Calibri" w:hAnsi="Times New Roman" w:cs="Times New Roman"/>
          <w:spacing w:val="1"/>
          <w:w w:val="95"/>
          <w:sz w:val="26"/>
          <w:szCs w:val="26"/>
          <w:lang w:val="ru-RU"/>
        </w:rPr>
        <w:t xml:space="preserve"> </w:t>
      </w:r>
      <w:r w:rsidR="000C5BC1" w:rsidRPr="00DB3832">
        <w:rPr>
          <w:rFonts w:ascii="Times New Roman" w:eastAsia="Calibri" w:hAnsi="Times New Roman" w:cs="Times New Roman"/>
          <w:w w:val="95"/>
          <w:sz w:val="26"/>
          <w:szCs w:val="26"/>
          <w:lang w:val="ru-RU"/>
        </w:rPr>
        <w:t>«</w:t>
      </w:r>
      <w:r w:rsidRPr="00DB3832">
        <w:rPr>
          <w:rFonts w:ascii="Times New Roman" w:eastAsia="Calibri" w:hAnsi="Times New Roman" w:cs="Times New Roman"/>
          <w:w w:val="95"/>
          <w:sz w:val="26"/>
          <w:szCs w:val="26"/>
          <w:lang w:val="ru-RU"/>
        </w:rPr>
        <w:t xml:space="preserve">в какой среде разработки на </w:t>
      </w:r>
      <w:r w:rsidR="000C5BC1" w:rsidRPr="00DB3832">
        <w:rPr>
          <w:rFonts w:ascii="Times New Roman" w:eastAsia="Calibri" w:hAnsi="Times New Roman" w:cs="Times New Roman"/>
          <w:w w:val="95"/>
          <w:sz w:val="26"/>
          <w:szCs w:val="26"/>
          <w:lang w:val="ru-RU"/>
        </w:rPr>
        <w:t>Python</w:t>
      </w:r>
      <w:r w:rsidRPr="00DB3832">
        <w:rPr>
          <w:rFonts w:ascii="Times New Roman" w:eastAsia="Calibri" w:hAnsi="Times New Roman" w:cs="Times New Roman"/>
          <w:w w:val="95"/>
          <w:sz w:val="26"/>
          <w:szCs w:val="26"/>
          <w:lang w:val="ru-RU"/>
        </w:rPr>
        <w:t xml:space="preserve"> вы работаете?</w:t>
      </w:r>
      <w:r w:rsidR="003D56D2" w:rsidRPr="00DB3832">
        <w:rPr>
          <w:rFonts w:ascii="Times New Roman" w:eastAsia="Calibri" w:hAnsi="Times New Roman" w:cs="Times New Roman"/>
          <w:w w:val="95"/>
          <w:sz w:val="26"/>
          <w:szCs w:val="26"/>
          <w:lang w:val="ru-RU"/>
        </w:rPr>
        <w:t>»</w:t>
      </w:r>
      <w:r w:rsidRPr="00DB3832">
        <w:rPr>
          <w:rFonts w:ascii="Times New Roman" w:eastAsia="Calibri" w:hAnsi="Times New Roman" w:cs="Times New Roman"/>
          <w:w w:val="95"/>
          <w:sz w:val="26"/>
          <w:szCs w:val="26"/>
          <w:lang w:val="ru-RU"/>
        </w:rPr>
        <w:t xml:space="preserve">. </w:t>
      </w:r>
      <w:r w:rsidRPr="00DB3832">
        <w:rPr>
          <w:rFonts w:ascii="Times New Roman" w:eastAsia="Calibri" w:hAnsi="Times New Roman" w:cs="Times New Roman"/>
          <w:sz w:val="26"/>
          <w:szCs w:val="26"/>
          <w:lang w:val="ru-RU"/>
        </w:rPr>
        <w:t xml:space="preserve">Почти всегда я отвечаю </w:t>
      </w:r>
      <w:r w:rsidR="003D56D2" w:rsidRPr="00DB3832">
        <w:rPr>
          <w:rFonts w:ascii="Times New Roman" w:eastAsia="Calibri" w:hAnsi="Times New Roman" w:cs="Times New Roman"/>
          <w:sz w:val="26"/>
          <w:szCs w:val="26"/>
          <w:lang w:val="ru-RU"/>
        </w:rPr>
        <w:t>«</w:t>
      </w:r>
      <w:r w:rsidRPr="00DB3832">
        <w:rPr>
          <w:rFonts w:ascii="Times New Roman" w:eastAsia="Calibri" w:hAnsi="Times New Roman" w:cs="Times New Roman"/>
          <w:sz w:val="26"/>
          <w:szCs w:val="26"/>
        </w:rPr>
        <w:t>IPython</w:t>
      </w:r>
      <w:r w:rsidRPr="00DB3832">
        <w:rPr>
          <w:rFonts w:ascii="Times New Roman" w:eastAsia="Calibri" w:hAnsi="Times New Roman" w:cs="Times New Roman"/>
          <w:sz w:val="26"/>
          <w:szCs w:val="26"/>
          <w:lang w:val="ru-RU"/>
        </w:rPr>
        <w:t xml:space="preserve"> и текстовый редактор</w:t>
      </w:r>
      <w:r w:rsidR="003D56D2" w:rsidRPr="00DB3832">
        <w:rPr>
          <w:rFonts w:ascii="Times New Roman" w:eastAsia="Calibri" w:hAnsi="Times New Roman" w:cs="Times New Roman"/>
          <w:sz w:val="26"/>
          <w:szCs w:val="26"/>
          <w:lang w:val="ru-RU"/>
        </w:rPr>
        <w:t>»</w:t>
      </w:r>
      <w:r w:rsidRPr="00DB3832">
        <w:rPr>
          <w:rFonts w:ascii="Times New Roman" w:eastAsia="Calibri" w:hAnsi="Times New Roman" w:cs="Times New Roman"/>
          <w:sz w:val="26"/>
          <w:szCs w:val="26"/>
          <w:lang w:val="ru-RU"/>
        </w:rPr>
        <w:t>. Вы можете заменить тектовый редактор интегрированной средой разработки</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w w:val="110"/>
          <w:sz w:val="26"/>
          <w:szCs w:val="26"/>
          <w:lang w:val="ru-RU"/>
        </w:rPr>
        <w:t>(</w:t>
      </w:r>
      <w:r w:rsidRPr="00DB3832">
        <w:rPr>
          <w:rFonts w:ascii="Times New Roman" w:eastAsia="Calibri" w:hAnsi="Times New Roman" w:cs="Times New Roman"/>
          <w:w w:val="110"/>
          <w:sz w:val="26"/>
          <w:szCs w:val="26"/>
        </w:rPr>
        <w:t>IDE</w:t>
      </w:r>
      <w:r w:rsidRPr="00DB3832">
        <w:rPr>
          <w:rFonts w:ascii="Times New Roman" w:eastAsia="Calibri" w:hAnsi="Times New Roman" w:cs="Times New Roman"/>
          <w:w w:val="110"/>
          <w:sz w:val="26"/>
          <w:szCs w:val="26"/>
          <w:lang w:val="ru-RU"/>
        </w:rPr>
        <w:t xml:space="preserve">), </w:t>
      </w:r>
      <w:r w:rsidRPr="00DB3832">
        <w:rPr>
          <w:rFonts w:ascii="Times New Roman" w:eastAsia="Calibri" w:hAnsi="Times New Roman" w:cs="Times New Roman"/>
          <w:sz w:val="26"/>
          <w:szCs w:val="26"/>
          <w:lang w:val="ru-RU"/>
        </w:rPr>
        <w:t>если хотите иметь</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графические инструменты и средства автоматического завершения кода.</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Но и в</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этом случае я</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советую не</w:t>
      </w:r>
      <w:r w:rsidRPr="00DB3832">
        <w:rPr>
          <w:rFonts w:ascii="Times New Roman" w:eastAsia="Calibri" w:hAnsi="Times New Roman" w:cs="Times New Roman"/>
          <w:spacing w:val="56"/>
          <w:sz w:val="26"/>
          <w:szCs w:val="26"/>
          <w:lang w:val="ru-RU"/>
        </w:rPr>
        <w:t xml:space="preserve"> </w:t>
      </w:r>
      <w:r w:rsidRPr="00DB3832">
        <w:rPr>
          <w:rFonts w:ascii="Times New Roman" w:eastAsia="Calibri" w:hAnsi="Times New Roman" w:cs="Times New Roman"/>
          <w:sz w:val="26"/>
          <w:szCs w:val="26"/>
          <w:lang w:val="ru-RU"/>
        </w:rPr>
        <w:t xml:space="preserve">отказываться от </w:t>
      </w:r>
      <w:r w:rsidRPr="00DB3832">
        <w:rPr>
          <w:rFonts w:ascii="Times New Roman" w:eastAsia="Calibri" w:hAnsi="Times New Roman" w:cs="Times New Roman"/>
          <w:sz w:val="26"/>
          <w:szCs w:val="26"/>
        </w:rPr>
        <w:t>IPython</w:t>
      </w:r>
      <w:r w:rsidRPr="00DB3832">
        <w:rPr>
          <w:rFonts w:ascii="Times New Roman" w:eastAsia="Calibri" w:hAnsi="Times New Roman" w:cs="Times New Roman"/>
          <w:sz w:val="26"/>
          <w:szCs w:val="26"/>
          <w:lang w:val="ru-RU"/>
        </w:rPr>
        <w:t>.</w:t>
      </w:r>
      <w:r w:rsidRPr="00DB3832">
        <w:rPr>
          <w:rFonts w:ascii="Times New Roman" w:eastAsia="Calibri" w:hAnsi="Times New Roman" w:cs="Times New Roman"/>
          <w:spacing w:val="57"/>
          <w:sz w:val="26"/>
          <w:szCs w:val="26"/>
          <w:lang w:val="ru-RU"/>
        </w:rPr>
        <w:t xml:space="preserve"> </w:t>
      </w:r>
      <w:r w:rsidRPr="00DB3832">
        <w:rPr>
          <w:rFonts w:ascii="Times New Roman" w:eastAsia="Calibri" w:hAnsi="Times New Roman" w:cs="Times New Roman"/>
          <w:sz w:val="26"/>
          <w:szCs w:val="26"/>
          <w:lang w:val="ru-RU"/>
        </w:rPr>
        <w:t xml:space="preserve">Некоторые </w:t>
      </w:r>
      <w:r w:rsidRPr="00DB3832">
        <w:rPr>
          <w:rFonts w:ascii="Times New Roman" w:eastAsia="Calibri" w:hAnsi="Times New Roman" w:cs="Times New Roman"/>
          <w:w w:val="110"/>
          <w:sz w:val="26"/>
          <w:szCs w:val="26"/>
        </w:rPr>
        <w:t>IDE</w:t>
      </w:r>
      <w:r w:rsidRPr="00DB3832">
        <w:rPr>
          <w:rFonts w:ascii="Times New Roman" w:eastAsia="Calibri" w:hAnsi="Times New Roman" w:cs="Times New Roman"/>
          <w:w w:val="110"/>
          <w:sz w:val="26"/>
          <w:szCs w:val="26"/>
          <w:lang w:val="ru-RU"/>
        </w:rPr>
        <w:t xml:space="preserve"> </w:t>
      </w:r>
      <w:r w:rsidRPr="00DB3832">
        <w:rPr>
          <w:rFonts w:ascii="Times New Roman" w:eastAsia="Calibri" w:hAnsi="Times New Roman" w:cs="Times New Roman"/>
          <w:sz w:val="26"/>
          <w:szCs w:val="26"/>
          <w:lang w:val="ru-RU"/>
        </w:rPr>
        <w:t>даже включают</w:t>
      </w:r>
      <w:r w:rsidRPr="00DB3832">
        <w:rPr>
          <w:rFonts w:ascii="Times New Roman" w:eastAsia="Calibri" w:hAnsi="Times New Roman" w:cs="Times New Roman"/>
          <w:spacing w:val="9"/>
          <w:sz w:val="26"/>
          <w:szCs w:val="26"/>
          <w:lang w:val="ru-RU"/>
        </w:rPr>
        <w:t xml:space="preserve"> </w:t>
      </w:r>
      <w:r w:rsidRPr="00DB3832">
        <w:rPr>
          <w:rFonts w:ascii="Times New Roman" w:eastAsia="Calibri" w:hAnsi="Times New Roman" w:cs="Times New Roman"/>
          <w:sz w:val="26"/>
          <w:szCs w:val="26"/>
          <w:lang w:val="ru-RU"/>
        </w:rPr>
        <w:t>интеграцию</w:t>
      </w:r>
      <w:r w:rsidRPr="00DB3832">
        <w:rPr>
          <w:rFonts w:ascii="Times New Roman" w:eastAsia="Calibri" w:hAnsi="Times New Roman" w:cs="Times New Roman"/>
          <w:spacing w:val="5"/>
          <w:sz w:val="26"/>
          <w:szCs w:val="26"/>
          <w:lang w:val="ru-RU"/>
        </w:rPr>
        <w:t xml:space="preserve"> </w:t>
      </w:r>
      <w:r w:rsidRPr="00DB3832">
        <w:rPr>
          <w:rFonts w:ascii="Times New Roman" w:eastAsia="Calibri" w:hAnsi="Times New Roman" w:cs="Times New Roman"/>
          <w:sz w:val="26"/>
          <w:szCs w:val="26"/>
          <w:lang w:val="ru-RU"/>
        </w:rPr>
        <w:t>с</w:t>
      </w:r>
      <w:r w:rsidRPr="00DB3832">
        <w:rPr>
          <w:rFonts w:ascii="Times New Roman" w:eastAsia="Calibri" w:hAnsi="Times New Roman" w:cs="Times New Roman"/>
          <w:spacing w:val="4"/>
          <w:sz w:val="26"/>
          <w:szCs w:val="26"/>
          <w:lang w:val="ru-RU"/>
        </w:rPr>
        <w:t xml:space="preserve"> </w:t>
      </w:r>
      <w:r w:rsidRPr="00DB3832">
        <w:rPr>
          <w:rFonts w:ascii="Times New Roman" w:eastAsia="Calibri" w:hAnsi="Times New Roman" w:cs="Times New Roman"/>
          <w:sz w:val="26"/>
          <w:szCs w:val="26"/>
        </w:rPr>
        <w:t>IPython</w:t>
      </w:r>
      <w:r w:rsidRPr="00DB3832">
        <w:rPr>
          <w:rFonts w:ascii="Times New Roman" w:eastAsia="Calibri" w:hAnsi="Times New Roman" w:cs="Times New Roman"/>
          <w:sz w:val="26"/>
          <w:szCs w:val="26"/>
          <w:lang w:val="ru-RU"/>
        </w:rPr>
        <w:t>,</w:t>
      </w:r>
      <w:r w:rsidRPr="00DB3832">
        <w:rPr>
          <w:rFonts w:ascii="Times New Roman" w:eastAsia="Calibri" w:hAnsi="Times New Roman" w:cs="Times New Roman"/>
          <w:spacing w:val="13"/>
          <w:sz w:val="26"/>
          <w:szCs w:val="26"/>
          <w:lang w:val="ru-RU"/>
        </w:rPr>
        <w:t xml:space="preserve"> </w:t>
      </w:r>
      <w:r w:rsidRPr="00DB3832">
        <w:rPr>
          <w:rFonts w:ascii="Times New Roman" w:eastAsia="Calibri" w:hAnsi="Times New Roman" w:cs="Times New Roman"/>
          <w:sz w:val="26"/>
          <w:szCs w:val="26"/>
          <w:lang w:val="ru-RU"/>
        </w:rPr>
        <w:t>так что</w:t>
      </w:r>
      <w:r w:rsidRPr="00DB3832">
        <w:rPr>
          <w:rFonts w:ascii="Times New Roman" w:eastAsia="Calibri" w:hAnsi="Times New Roman" w:cs="Times New Roman"/>
          <w:spacing w:val="7"/>
          <w:sz w:val="26"/>
          <w:szCs w:val="26"/>
          <w:lang w:val="ru-RU"/>
        </w:rPr>
        <w:t xml:space="preserve"> </w:t>
      </w:r>
      <w:r w:rsidRPr="00DB3832">
        <w:rPr>
          <w:rFonts w:ascii="Times New Roman" w:eastAsia="Calibri" w:hAnsi="Times New Roman" w:cs="Times New Roman"/>
          <w:sz w:val="26"/>
          <w:szCs w:val="26"/>
          <w:lang w:val="ru-RU"/>
        </w:rPr>
        <w:t>вы</w:t>
      </w:r>
      <w:r w:rsidRPr="00DB3832">
        <w:rPr>
          <w:rFonts w:ascii="Times New Roman" w:eastAsia="Calibri" w:hAnsi="Times New Roman" w:cs="Times New Roman"/>
          <w:spacing w:val="20"/>
          <w:sz w:val="26"/>
          <w:szCs w:val="26"/>
          <w:lang w:val="ru-RU"/>
        </w:rPr>
        <w:t xml:space="preserve"> </w:t>
      </w:r>
      <w:r w:rsidRPr="00DB3832">
        <w:rPr>
          <w:rFonts w:ascii="Times New Roman" w:eastAsia="Calibri" w:hAnsi="Times New Roman" w:cs="Times New Roman"/>
          <w:sz w:val="26"/>
          <w:szCs w:val="26"/>
          <w:lang w:val="ru-RU"/>
        </w:rPr>
        <w:t>получаете</w:t>
      </w:r>
      <w:r w:rsidRPr="00DB3832">
        <w:rPr>
          <w:rFonts w:ascii="Times New Roman" w:eastAsia="Calibri" w:hAnsi="Times New Roman" w:cs="Times New Roman"/>
          <w:spacing w:val="6"/>
          <w:sz w:val="26"/>
          <w:szCs w:val="26"/>
          <w:lang w:val="ru-RU"/>
        </w:rPr>
        <w:t xml:space="preserve"> </w:t>
      </w:r>
      <w:r w:rsidRPr="00DB3832">
        <w:rPr>
          <w:rFonts w:ascii="Times New Roman" w:eastAsia="Calibri" w:hAnsi="Times New Roman" w:cs="Times New Roman"/>
          <w:sz w:val="26"/>
          <w:szCs w:val="26"/>
          <w:lang w:val="ru-RU"/>
        </w:rPr>
        <w:t>лучшее</w:t>
      </w:r>
      <w:r w:rsidRPr="00DB3832">
        <w:rPr>
          <w:rFonts w:ascii="Times New Roman" w:eastAsia="Calibri" w:hAnsi="Times New Roman" w:cs="Times New Roman"/>
          <w:spacing w:val="4"/>
          <w:sz w:val="26"/>
          <w:szCs w:val="26"/>
          <w:lang w:val="ru-RU"/>
        </w:rPr>
        <w:t xml:space="preserve"> </w:t>
      </w:r>
      <w:r w:rsidRPr="00DB3832">
        <w:rPr>
          <w:rFonts w:ascii="Times New Roman" w:eastAsia="Calibri" w:hAnsi="Times New Roman" w:cs="Times New Roman"/>
          <w:sz w:val="26"/>
          <w:szCs w:val="26"/>
          <w:lang w:val="ru-RU"/>
        </w:rPr>
        <w:t>из обоих</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миров.</w:t>
      </w:r>
    </w:p>
    <w:p w14:paraId="422A2F9A" w14:textId="51906219" w:rsidR="00985BB7" w:rsidRPr="00DB3832" w:rsidRDefault="00985BB7" w:rsidP="00DB3832">
      <w:pPr>
        <w:pStyle w:val="BodyText"/>
        <w:spacing w:before="1" w:line="225" w:lineRule="auto"/>
        <w:ind w:left="204" w:right="108" w:firstLine="295"/>
        <w:jc w:val="both"/>
        <w:rPr>
          <w:rFonts w:ascii="Times New Roman" w:eastAsia="Calibri" w:hAnsi="Times New Roman" w:cs="Times New Roman"/>
          <w:sz w:val="26"/>
          <w:szCs w:val="26"/>
          <w:lang w:val="ru-RU"/>
        </w:rPr>
      </w:pPr>
      <w:r w:rsidRPr="00DB3832">
        <w:rPr>
          <w:rFonts w:ascii="Times New Roman" w:eastAsia="Calibri" w:hAnsi="Times New Roman" w:cs="Times New Roman"/>
          <w:sz w:val="26"/>
          <w:szCs w:val="26"/>
          <w:lang w:val="ru-RU"/>
        </w:rPr>
        <w:t xml:space="preserve">Проект </w:t>
      </w:r>
      <w:r w:rsidR="00165216" w:rsidRPr="00DB3832">
        <w:rPr>
          <w:rFonts w:ascii="Times New Roman" w:eastAsia="Times New Roman" w:hAnsi="Times New Roman" w:cs="Times New Roman"/>
          <w:i/>
          <w:iCs/>
          <w:sz w:val="26"/>
          <w:szCs w:val="26"/>
        </w:rPr>
        <w:t>I</w:t>
      </w:r>
      <w:r w:rsidRPr="00DB3832">
        <w:rPr>
          <w:rFonts w:ascii="Times New Roman" w:eastAsia="Times New Roman" w:hAnsi="Times New Roman" w:cs="Times New Roman"/>
          <w:i/>
          <w:iCs/>
          <w:sz w:val="26"/>
          <w:szCs w:val="26"/>
        </w:rPr>
        <w:t>Python</w:t>
      </w:r>
      <w:r w:rsidRPr="00DB3832">
        <w:rPr>
          <w:rFonts w:ascii="Times New Roman" w:eastAsia="Times New Roman" w:hAnsi="Times New Roman" w:cs="Times New Roman"/>
          <w:i/>
          <w:iCs/>
          <w:sz w:val="26"/>
          <w:szCs w:val="26"/>
          <w:lang w:val="ru-RU"/>
        </w:rPr>
        <w:t xml:space="preserve"> </w:t>
      </w:r>
      <w:r w:rsidRPr="00DB3832">
        <w:rPr>
          <w:rFonts w:ascii="Times New Roman" w:eastAsia="Calibri" w:hAnsi="Times New Roman" w:cs="Times New Roman"/>
          <w:sz w:val="26"/>
          <w:szCs w:val="26"/>
          <w:lang w:val="ru-RU"/>
        </w:rPr>
        <w:t>в 2001 году основал Фернандо Перес как побочный продукт по</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ходу</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создания</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усовершенствованного</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интерактивного</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интерпретатора</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rPr>
        <w:t>Python</w:t>
      </w:r>
      <w:r w:rsidRPr="00DB3832">
        <w:rPr>
          <w:rFonts w:ascii="Times New Roman" w:eastAsia="Calibri" w:hAnsi="Times New Roman" w:cs="Times New Roman"/>
          <w:sz w:val="26"/>
          <w:szCs w:val="26"/>
          <w:lang w:val="ru-RU"/>
        </w:rPr>
        <w:t>.</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Впоследствии он превратился в один из самых важных инструментов в арсенале</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 xml:space="preserve">ученых, работающих на </w:t>
      </w:r>
      <w:r w:rsidR="000C5BC1" w:rsidRPr="00DB3832">
        <w:rPr>
          <w:rFonts w:ascii="Times New Roman" w:eastAsia="Calibri" w:hAnsi="Times New Roman" w:cs="Times New Roman"/>
          <w:sz w:val="26"/>
          <w:szCs w:val="26"/>
        </w:rPr>
        <w:t>Python</w:t>
      </w:r>
      <w:r w:rsidRPr="00DB3832">
        <w:rPr>
          <w:rFonts w:ascii="Times New Roman" w:eastAsia="Calibri" w:hAnsi="Times New Roman" w:cs="Times New Roman"/>
          <w:sz w:val="26"/>
          <w:szCs w:val="26"/>
          <w:lang w:val="ru-RU"/>
        </w:rPr>
        <w:t>. Сам по себе он не предлагает ни вычислительных,</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ни аналитических средств, но изначально спроектирован с целью повысить про­</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дуктивность интерактивных</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вычислений</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и разработки</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ПО.</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В его основе лежит</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последовательность действий</w:t>
      </w:r>
      <w:r w:rsidRPr="00DB3832">
        <w:rPr>
          <w:rFonts w:ascii="Times New Roman" w:eastAsia="Calibri" w:hAnsi="Times New Roman" w:cs="Times New Roman"/>
          <w:spacing w:val="1"/>
          <w:sz w:val="26"/>
          <w:szCs w:val="26"/>
          <w:lang w:val="ru-RU"/>
        </w:rPr>
        <w:t xml:space="preserve"> </w:t>
      </w:r>
      <w:r w:rsidR="00840C79" w:rsidRPr="00DB3832">
        <w:rPr>
          <w:rFonts w:ascii="Times New Roman" w:eastAsia="Calibri" w:hAnsi="Times New Roman" w:cs="Times New Roman"/>
          <w:sz w:val="26"/>
          <w:szCs w:val="26"/>
          <w:lang w:val="ru-RU"/>
        </w:rPr>
        <w:t>«</w:t>
      </w:r>
      <w:r w:rsidRPr="00DB3832">
        <w:rPr>
          <w:rFonts w:ascii="Times New Roman" w:eastAsia="Calibri" w:hAnsi="Times New Roman" w:cs="Times New Roman"/>
          <w:sz w:val="26"/>
          <w:szCs w:val="26"/>
          <w:lang w:val="ru-RU"/>
        </w:rPr>
        <w:t>выполни и посмотри</w:t>
      </w:r>
      <w:r w:rsidR="00840C79" w:rsidRPr="00DB3832">
        <w:rPr>
          <w:rFonts w:ascii="Times New Roman" w:eastAsia="Calibri" w:hAnsi="Times New Roman" w:cs="Times New Roman"/>
          <w:sz w:val="26"/>
          <w:szCs w:val="26"/>
          <w:lang w:val="ru-RU"/>
        </w:rPr>
        <w:t>»</w:t>
      </w:r>
      <w:r w:rsidRPr="00DB3832">
        <w:rPr>
          <w:rFonts w:ascii="Times New Roman" w:eastAsia="Calibri" w:hAnsi="Times New Roman" w:cs="Times New Roman"/>
          <w:sz w:val="26"/>
          <w:szCs w:val="26"/>
          <w:lang w:val="ru-RU"/>
        </w:rPr>
        <w:t xml:space="preserve"> вместо типичной для </w:t>
      </w:r>
      <w:r w:rsidRPr="00DB3832">
        <w:rPr>
          <w:rFonts w:ascii="Times New Roman" w:eastAsia="Calibri" w:hAnsi="Times New Roman" w:cs="Times New Roman"/>
          <w:spacing w:val="-56"/>
          <w:sz w:val="26"/>
          <w:szCs w:val="26"/>
          <w:lang w:val="ru-RU"/>
        </w:rPr>
        <w:t>мно­</w:t>
      </w:r>
      <w:r w:rsidRPr="00DB3832">
        <w:rPr>
          <w:rFonts w:ascii="Times New Roman" w:eastAsia="Calibri" w:hAnsi="Times New Roman" w:cs="Times New Roman"/>
          <w:spacing w:val="-55"/>
          <w:sz w:val="26"/>
          <w:szCs w:val="26"/>
          <w:lang w:val="ru-RU"/>
        </w:rPr>
        <w:t xml:space="preserve"> </w:t>
      </w:r>
      <w:r w:rsidRPr="00DB3832">
        <w:rPr>
          <w:rFonts w:ascii="Times New Roman" w:eastAsia="Calibri" w:hAnsi="Times New Roman" w:cs="Times New Roman"/>
          <w:sz w:val="26"/>
          <w:szCs w:val="26"/>
          <w:lang w:val="ru-RU"/>
        </w:rPr>
        <w:t>гих языков</w:t>
      </w:r>
      <w:r w:rsidRPr="00DB3832">
        <w:rPr>
          <w:rFonts w:ascii="Times New Roman" w:eastAsia="Calibri" w:hAnsi="Times New Roman" w:cs="Times New Roman"/>
          <w:spacing w:val="1"/>
          <w:sz w:val="26"/>
          <w:szCs w:val="26"/>
          <w:lang w:val="ru-RU"/>
        </w:rPr>
        <w:t xml:space="preserve"> </w:t>
      </w:r>
      <w:r w:rsidR="00175062" w:rsidRPr="00DB3832">
        <w:rPr>
          <w:rFonts w:ascii="Times New Roman" w:eastAsia="Calibri" w:hAnsi="Times New Roman" w:cs="Times New Roman"/>
          <w:sz w:val="26"/>
          <w:szCs w:val="26"/>
          <w:lang w:val="ru-RU"/>
        </w:rPr>
        <w:t>«</w:t>
      </w:r>
      <w:r w:rsidRPr="00DB3832">
        <w:rPr>
          <w:rFonts w:ascii="Times New Roman" w:eastAsia="Calibri" w:hAnsi="Times New Roman" w:cs="Times New Roman"/>
          <w:sz w:val="26"/>
          <w:szCs w:val="26"/>
          <w:lang w:val="ru-RU"/>
        </w:rPr>
        <w:t>отредактируй, отком</w:t>
      </w:r>
      <w:r w:rsidR="002916C2" w:rsidRPr="00DB3832">
        <w:rPr>
          <w:rFonts w:ascii="Times New Roman" w:eastAsia="Calibri" w:hAnsi="Times New Roman" w:cs="Times New Roman"/>
          <w:sz w:val="26"/>
          <w:szCs w:val="26"/>
          <w:lang w:val="ru-RU"/>
        </w:rPr>
        <w:t>пи</w:t>
      </w:r>
      <w:r w:rsidRPr="00DB3832">
        <w:rPr>
          <w:rFonts w:ascii="Times New Roman" w:eastAsia="Calibri" w:hAnsi="Times New Roman" w:cs="Times New Roman"/>
          <w:sz w:val="26"/>
          <w:szCs w:val="26"/>
          <w:lang w:val="ru-RU"/>
        </w:rPr>
        <w:t>лируй и запусти</w:t>
      </w:r>
      <w:r w:rsidR="00175062" w:rsidRPr="00DB3832">
        <w:rPr>
          <w:rFonts w:ascii="Times New Roman" w:eastAsia="Calibri" w:hAnsi="Times New Roman" w:cs="Times New Roman"/>
          <w:sz w:val="26"/>
          <w:szCs w:val="26"/>
          <w:lang w:val="ru-RU"/>
        </w:rPr>
        <w:t>»</w:t>
      </w:r>
      <w:r w:rsidRPr="00DB3832">
        <w:rPr>
          <w:rFonts w:ascii="Times New Roman" w:eastAsia="Calibri" w:hAnsi="Times New Roman" w:cs="Times New Roman"/>
          <w:sz w:val="26"/>
          <w:szCs w:val="26"/>
          <w:lang w:val="ru-RU"/>
        </w:rPr>
        <w:t xml:space="preserve">. Он также очень тесно </w:t>
      </w:r>
      <w:r w:rsidR="00FC7CCA" w:rsidRPr="00DB3832">
        <w:rPr>
          <w:rFonts w:ascii="Times New Roman" w:eastAsia="Calibri" w:hAnsi="Times New Roman" w:cs="Times New Roman"/>
          <w:sz w:val="26"/>
          <w:szCs w:val="26"/>
          <w:lang w:val="ru-RU"/>
        </w:rPr>
        <w:t>ин</w:t>
      </w:r>
      <w:r w:rsidRPr="00DB3832">
        <w:rPr>
          <w:rFonts w:ascii="Times New Roman" w:eastAsia="Calibri" w:hAnsi="Times New Roman" w:cs="Times New Roman"/>
          <w:sz w:val="26"/>
          <w:szCs w:val="26"/>
          <w:lang w:val="ru-RU"/>
        </w:rPr>
        <w:t>тегрирован с оболочкой операционной системы и с файловой системой. Посколь­</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ку анализ данных подразумевает исследовательскую работу, применение метода</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 xml:space="preserve">проб и ошибок и итеративный подход, то </w:t>
      </w:r>
      <w:r w:rsidRPr="00DB3832">
        <w:rPr>
          <w:rFonts w:ascii="Times New Roman" w:eastAsia="Calibri" w:hAnsi="Times New Roman" w:cs="Times New Roman"/>
          <w:sz w:val="26"/>
          <w:szCs w:val="26"/>
        </w:rPr>
        <w:t>I</w:t>
      </w:r>
      <w:r w:rsidR="000C5BC1" w:rsidRPr="00DB3832">
        <w:rPr>
          <w:rFonts w:ascii="Times New Roman" w:eastAsia="Calibri" w:hAnsi="Times New Roman" w:cs="Times New Roman"/>
          <w:sz w:val="26"/>
          <w:szCs w:val="26"/>
        </w:rPr>
        <w:t>Python</w:t>
      </w:r>
      <w:r w:rsidRPr="00DB3832">
        <w:rPr>
          <w:rFonts w:ascii="Times New Roman" w:eastAsia="Calibri" w:hAnsi="Times New Roman" w:cs="Times New Roman"/>
          <w:sz w:val="26"/>
          <w:szCs w:val="26"/>
          <w:lang w:val="ru-RU"/>
        </w:rPr>
        <w:t xml:space="preserve"> по</w:t>
      </w:r>
      <w:r w:rsidR="00840C79" w:rsidRPr="00DB3832">
        <w:rPr>
          <w:rFonts w:ascii="Times New Roman" w:eastAsia="Calibri" w:hAnsi="Times New Roman" w:cs="Times New Roman"/>
          <w:sz w:val="26"/>
          <w:szCs w:val="26"/>
          <w:lang w:val="ru-RU"/>
        </w:rPr>
        <w:t>ч</w:t>
      </w:r>
      <w:r w:rsidR="00FA0C76" w:rsidRPr="00DB3832">
        <w:rPr>
          <w:rFonts w:ascii="Times New Roman" w:eastAsia="Calibri" w:hAnsi="Times New Roman" w:cs="Times New Roman"/>
          <w:sz w:val="26"/>
          <w:szCs w:val="26"/>
          <w:lang w:val="ru-RU"/>
        </w:rPr>
        <w:t>т</w:t>
      </w:r>
      <w:r w:rsidRPr="00DB3832">
        <w:rPr>
          <w:rFonts w:ascii="Times New Roman" w:eastAsia="Calibri" w:hAnsi="Times New Roman" w:cs="Times New Roman"/>
          <w:sz w:val="26"/>
          <w:szCs w:val="26"/>
          <w:lang w:val="ru-RU"/>
        </w:rPr>
        <w:t>и во всех случаях позволяет</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ускорить</w:t>
      </w:r>
      <w:r w:rsidRPr="00DB3832">
        <w:rPr>
          <w:rFonts w:ascii="Times New Roman" w:eastAsia="Calibri" w:hAnsi="Times New Roman" w:cs="Times New Roman"/>
          <w:spacing w:val="16"/>
          <w:sz w:val="26"/>
          <w:szCs w:val="26"/>
          <w:lang w:val="ru-RU"/>
        </w:rPr>
        <w:t xml:space="preserve"> </w:t>
      </w:r>
      <w:r w:rsidRPr="00DB3832">
        <w:rPr>
          <w:rFonts w:ascii="Times New Roman" w:eastAsia="Calibri" w:hAnsi="Times New Roman" w:cs="Times New Roman"/>
          <w:sz w:val="26"/>
          <w:szCs w:val="26"/>
          <w:lang w:val="ru-RU"/>
        </w:rPr>
        <w:t>выполнение</w:t>
      </w:r>
      <w:r w:rsidRPr="00DB3832">
        <w:rPr>
          <w:rFonts w:ascii="Times New Roman" w:eastAsia="Calibri" w:hAnsi="Times New Roman" w:cs="Times New Roman"/>
          <w:spacing w:val="-1"/>
          <w:sz w:val="26"/>
          <w:szCs w:val="26"/>
          <w:lang w:val="ru-RU"/>
        </w:rPr>
        <w:t xml:space="preserve"> </w:t>
      </w:r>
      <w:r w:rsidRPr="00DB3832">
        <w:rPr>
          <w:rFonts w:ascii="Times New Roman" w:eastAsia="Calibri" w:hAnsi="Times New Roman" w:cs="Times New Roman"/>
          <w:sz w:val="26"/>
          <w:szCs w:val="26"/>
          <w:lang w:val="ru-RU"/>
        </w:rPr>
        <w:t>работы.</w:t>
      </w:r>
    </w:p>
    <w:p w14:paraId="67710D72" w14:textId="77777777" w:rsidR="00985BB7" w:rsidRPr="00DB3832" w:rsidRDefault="00985BB7" w:rsidP="00DB3832">
      <w:pPr>
        <w:pStyle w:val="BodyText"/>
        <w:spacing w:before="21" w:line="225" w:lineRule="auto"/>
        <w:ind w:left="219" w:right="112" w:firstLine="290"/>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 xml:space="preserve">Разумеется, сегодняшний </w:t>
      </w:r>
      <w:r w:rsidRPr="00DB3832">
        <w:rPr>
          <w:rFonts w:ascii="Times New Roman" w:hAnsi="Times New Roman" w:cs="Times New Roman"/>
          <w:sz w:val="26"/>
          <w:szCs w:val="26"/>
        </w:rPr>
        <w:t>IPython</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145"/>
          <w:sz w:val="26"/>
          <w:szCs w:val="26"/>
          <w:lang w:val="ru-RU"/>
        </w:rPr>
        <w:t xml:space="preserve">- </w:t>
      </w:r>
      <w:r w:rsidRPr="00DB3832">
        <w:rPr>
          <w:rFonts w:ascii="Times New Roman" w:hAnsi="Times New Roman" w:cs="Times New Roman"/>
          <w:sz w:val="26"/>
          <w:szCs w:val="26"/>
          <w:lang w:val="ru-RU"/>
        </w:rPr>
        <w:t>это куда больше, чем просто усовершен­</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 xml:space="preserve">спюванная интерактивная оболочка </w:t>
      </w:r>
      <w:r w:rsidRPr="00DB3832">
        <w:rPr>
          <w:rFonts w:ascii="Times New Roman" w:hAnsi="Times New Roman" w:cs="Times New Roman"/>
          <w:sz w:val="26"/>
          <w:szCs w:val="26"/>
        </w:rPr>
        <w:t>Python</w:t>
      </w:r>
      <w:r w:rsidRPr="00DB3832">
        <w:rPr>
          <w:rFonts w:ascii="Times New Roman" w:hAnsi="Times New Roman" w:cs="Times New Roman"/>
          <w:sz w:val="26"/>
          <w:szCs w:val="26"/>
          <w:lang w:val="ru-RU"/>
        </w:rPr>
        <w:t>.</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В его состав входит развитая графи­</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ческая консоль с встроенными средствами построения графиков, интерактивный</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веб-блоюют</w:t>
      </w:r>
      <w:r w:rsidRPr="00DB3832">
        <w:rPr>
          <w:rFonts w:ascii="Times New Roman" w:hAnsi="Times New Roman" w:cs="Times New Roman"/>
          <w:spacing w:val="56"/>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58"/>
          <w:sz w:val="26"/>
          <w:szCs w:val="26"/>
          <w:lang w:val="ru-RU"/>
        </w:rPr>
        <w:t xml:space="preserve"> </w:t>
      </w:r>
      <w:r w:rsidRPr="00DB3832">
        <w:rPr>
          <w:rFonts w:ascii="Times New Roman" w:hAnsi="Times New Roman" w:cs="Times New Roman"/>
          <w:sz w:val="26"/>
          <w:szCs w:val="26"/>
          <w:lang w:val="ru-RU"/>
        </w:rPr>
        <w:t>облегченный</w:t>
      </w:r>
      <w:r w:rsidRPr="00DB3832">
        <w:rPr>
          <w:rFonts w:ascii="Times New Roman" w:hAnsi="Times New Roman" w:cs="Times New Roman"/>
          <w:spacing w:val="57"/>
          <w:sz w:val="26"/>
          <w:szCs w:val="26"/>
          <w:lang w:val="ru-RU"/>
        </w:rPr>
        <w:t xml:space="preserve"> </w:t>
      </w:r>
      <w:r w:rsidRPr="00DB3832">
        <w:rPr>
          <w:rFonts w:ascii="Times New Roman" w:hAnsi="Times New Roman" w:cs="Times New Roman"/>
          <w:sz w:val="26"/>
          <w:szCs w:val="26"/>
          <w:lang w:val="ru-RU"/>
        </w:rPr>
        <w:t>движок   для   быстрых</w:t>
      </w:r>
      <w:r w:rsidRPr="00DB3832">
        <w:rPr>
          <w:rFonts w:ascii="Times New Roman" w:hAnsi="Times New Roman" w:cs="Times New Roman"/>
          <w:spacing w:val="57"/>
          <w:sz w:val="26"/>
          <w:szCs w:val="26"/>
          <w:lang w:val="ru-RU"/>
        </w:rPr>
        <w:t xml:space="preserve"> </w:t>
      </w:r>
      <w:r w:rsidRPr="00DB3832">
        <w:rPr>
          <w:rFonts w:ascii="Times New Roman" w:hAnsi="Times New Roman" w:cs="Times New Roman"/>
          <w:sz w:val="26"/>
          <w:szCs w:val="26"/>
          <w:lang w:val="ru-RU"/>
        </w:rPr>
        <w:t>параллельных</w:t>
      </w:r>
      <w:r w:rsidRPr="00DB3832">
        <w:rPr>
          <w:rFonts w:ascii="Times New Roman" w:hAnsi="Times New Roman" w:cs="Times New Roman"/>
          <w:spacing w:val="56"/>
          <w:sz w:val="26"/>
          <w:szCs w:val="26"/>
          <w:lang w:val="ru-RU"/>
        </w:rPr>
        <w:t xml:space="preserve"> </w:t>
      </w:r>
      <w:r w:rsidRPr="00DB3832">
        <w:rPr>
          <w:rFonts w:ascii="Times New Roman" w:hAnsi="Times New Roman" w:cs="Times New Roman"/>
          <w:sz w:val="26"/>
          <w:szCs w:val="26"/>
          <w:lang w:val="ru-RU"/>
        </w:rPr>
        <w:t>вычислений.</w:t>
      </w:r>
      <w:r w:rsidRPr="00DB3832">
        <w:rPr>
          <w:rFonts w:ascii="Times New Roman" w:hAnsi="Times New Roman" w:cs="Times New Roman"/>
          <w:spacing w:val="-54"/>
          <w:sz w:val="26"/>
          <w:szCs w:val="26"/>
          <w:lang w:val="ru-RU"/>
        </w:rPr>
        <w:t xml:space="preserve"> </w:t>
      </w:r>
      <w:r w:rsidRPr="00DB3832">
        <w:rPr>
          <w:rFonts w:ascii="Times New Roman" w:hAnsi="Times New Roman" w:cs="Times New Roman"/>
          <w:sz w:val="26"/>
          <w:szCs w:val="26"/>
          <w:lang w:val="ru-RU"/>
        </w:rPr>
        <w:t>И подобно многим другим инструментам, созданным программистами для про­</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граммистов, он настраивается в очень широких пределах. Некоторые из вышеупо­</w:t>
      </w:r>
      <w:r w:rsidRPr="00DB3832">
        <w:rPr>
          <w:rFonts w:ascii="Times New Roman" w:hAnsi="Times New Roman" w:cs="Times New Roman"/>
          <w:spacing w:val="-54"/>
          <w:sz w:val="26"/>
          <w:szCs w:val="26"/>
          <w:lang w:val="ru-RU"/>
        </w:rPr>
        <w:t xml:space="preserve"> </w:t>
      </w:r>
      <w:r w:rsidRPr="00DB3832">
        <w:rPr>
          <w:rFonts w:ascii="Times New Roman" w:hAnsi="Times New Roman" w:cs="Times New Roman"/>
          <w:sz w:val="26"/>
          <w:szCs w:val="26"/>
          <w:lang w:val="ru-RU"/>
        </w:rPr>
        <w:t>мянутых</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возможностей</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будут</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рассмотрены</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ниже.</w:t>
      </w:r>
    </w:p>
    <w:p w14:paraId="771DBAD5" w14:textId="77777777" w:rsidR="00985BB7" w:rsidRPr="00DB3832" w:rsidRDefault="00985BB7" w:rsidP="00DB3832">
      <w:pPr>
        <w:spacing w:line="225" w:lineRule="auto"/>
        <w:jc w:val="both"/>
        <w:rPr>
          <w:rFonts w:ascii="Times New Roman" w:hAnsi="Times New Roman" w:cs="Times New Roman"/>
          <w:sz w:val="26"/>
          <w:szCs w:val="26"/>
          <w:lang w:val="ru-RU"/>
        </w:rPr>
        <w:sectPr w:rsidR="00985BB7" w:rsidRPr="00DB3832">
          <w:pgSz w:w="10350" w:h="14790"/>
          <w:pgMar w:top="1400" w:right="560" w:bottom="280" w:left="560" w:header="720" w:footer="720" w:gutter="0"/>
          <w:cols w:space="720"/>
        </w:sectPr>
      </w:pPr>
    </w:p>
    <w:p w14:paraId="4A957736" w14:textId="77777777" w:rsidR="00985BB7" w:rsidRPr="00DB3832" w:rsidRDefault="00985BB7" w:rsidP="00DB3832">
      <w:pPr>
        <w:pStyle w:val="BodyText"/>
        <w:jc w:val="both"/>
        <w:rPr>
          <w:rFonts w:ascii="Times New Roman" w:hAnsi="Times New Roman" w:cs="Times New Roman"/>
          <w:sz w:val="26"/>
          <w:szCs w:val="26"/>
          <w:lang w:val="ru-RU"/>
        </w:rPr>
      </w:pPr>
    </w:p>
    <w:p w14:paraId="7237E661" w14:textId="77777777" w:rsidR="00985BB7" w:rsidRPr="00DB3832" w:rsidRDefault="00985BB7" w:rsidP="00DB3832">
      <w:pPr>
        <w:pStyle w:val="BodyText"/>
        <w:spacing w:before="5"/>
        <w:jc w:val="both"/>
        <w:rPr>
          <w:rFonts w:ascii="Times New Roman" w:hAnsi="Times New Roman" w:cs="Times New Roman"/>
          <w:sz w:val="26"/>
          <w:szCs w:val="26"/>
          <w:lang w:val="ru-RU"/>
        </w:rPr>
      </w:pPr>
    </w:p>
    <w:p w14:paraId="658E1BA2" w14:textId="271992C9" w:rsidR="00985BB7" w:rsidRPr="00DB3832" w:rsidRDefault="00985BB7" w:rsidP="00DB3832">
      <w:pPr>
        <w:pStyle w:val="BodyText"/>
        <w:spacing w:before="1" w:line="235" w:lineRule="auto"/>
        <w:ind w:left="110" w:right="178" w:firstLine="287"/>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Поскольку</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интерактивность</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неотъемлема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от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некоторые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опис</w:t>
      </w:r>
      <w:r w:rsidR="00AA3437" w:rsidRPr="00DB3832">
        <w:rPr>
          <w:rFonts w:ascii="Times New Roman" w:hAnsi="Times New Roman" w:cs="Times New Roman"/>
          <w:w w:val="95"/>
          <w:sz w:val="26"/>
          <w:szCs w:val="26"/>
          <w:lang w:val="ru-RU"/>
        </w:rPr>
        <w:t>ыв</w:t>
      </w:r>
      <w:r w:rsidRPr="00DB3832">
        <w:rPr>
          <w:rFonts w:ascii="Times New Roman" w:hAnsi="Times New Roman" w:cs="Times New Roman"/>
          <w:w w:val="95"/>
          <w:sz w:val="26"/>
          <w:szCs w:val="26"/>
          <w:lang w:val="ru-RU"/>
        </w:rPr>
        <w:t xml:space="preserve">аемые далее возможности трудно в полной мере продемонстрировать без </w:t>
      </w:r>
      <w:r w:rsidR="0018532C"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живой</w:t>
      </w:r>
      <w:r w:rsidR="0018532C"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 xml:space="preserve"> консоли. Если вы читаете об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впервые, я рекомендую параллельно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прорабатывать</w:t>
      </w:r>
      <w:r w:rsidRPr="00DB3832">
        <w:rPr>
          <w:rFonts w:ascii="Times New Roman" w:hAnsi="Times New Roman" w:cs="Times New Roman"/>
          <w:spacing w:val="14"/>
          <w:w w:val="95"/>
          <w:sz w:val="26"/>
          <w:szCs w:val="26"/>
          <w:lang w:val="ru-RU"/>
        </w:rPr>
        <w:t xml:space="preserve"> </w:t>
      </w:r>
      <w:r w:rsidRPr="00DB3832">
        <w:rPr>
          <w:rFonts w:ascii="Times New Roman" w:hAnsi="Times New Roman" w:cs="Times New Roman"/>
          <w:w w:val="95"/>
          <w:sz w:val="26"/>
          <w:szCs w:val="26"/>
          <w:lang w:val="ru-RU"/>
        </w:rPr>
        <w:t>примеры,</w:t>
      </w:r>
      <w:r w:rsidRPr="00DB3832">
        <w:rPr>
          <w:rFonts w:ascii="Times New Roman" w:hAnsi="Times New Roman" w:cs="Times New Roman"/>
          <w:spacing w:val="27"/>
          <w:w w:val="95"/>
          <w:sz w:val="26"/>
          <w:szCs w:val="26"/>
          <w:lang w:val="ru-RU"/>
        </w:rPr>
        <w:t xml:space="preserve"> </w:t>
      </w:r>
      <w:r w:rsidRPr="00DB3832">
        <w:rPr>
          <w:rFonts w:ascii="Times New Roman" w:hAnsi="Times New Roman" w:cs="Times New Roman"/>
          <w:w w:val="95"/>
          <w:sz w:val="26"/>
          <w:szCs w:val="26"/>
          <w:lang w:val="ru-RU"/>
        </w:rPr>
        <w:t>чтобы</w:t>
      </w:r>
      <w:r w:rsidRPr="00DB3832">
        <w:rPr>
          <w:rFonts w:ascii="Times New Roman" w:hAnsi="Times New Roman" w:cs="Times New Roman"/>
          <w:spacing w:val="14"/>
          <w:w w:val="95"/>
          <w:sz w:val="26"/>
          <w:szCs w:val="26"/>
          <w:lang w:val="ru-RU"/>
        </w:rPr>
        <w:t xml:space="preserve"> </w:t>
      </w:r>
      <w:r w:rsidRPr="00DB3832">
        <w:rPr>
          <w:rFonts w:ascii="Times New Roman" w:hAnsi="Times New Roman" w:cs="Times New Roman"/>
          <w:w w:val="95"/>
          <w:sz w:val="26"/>
          <w:szCs w:val="26"/>
          <w:lang w:val="ru-RU"/>
        </w:rPr>
        <w:t>понять,</w:t>
      </w:r>
      <w:r w:rsidRPr="00DB3832">
        <w:rPr>
          <w:rFonts w:ascii="Times New Roman" w:hAnsi="Times New Roman" w:cs="Times New Roman"/>
          <w:spacing w:val="18"/>
          <w:w w:val="95"/>
          <w:sz w:val="26"/>
          <w:szCs w:val="26"/>
          <w:lang w:val="ru-RU"/>
        </w:rPr>
        <w:t xml:space="preserve"> </w:t>
      </w:r>
      <w:r w:rsidRPr="00DB3832">
        <w:rPr>
          <w:rFonts w:ascii="Times New Roman" w:hAnsi="Times New Roman" w:cs="Times New Roman"/>
          <w:w w:val="95"/>
          <w:sz w:val="26"/>
          <w:szCs w:val="26"/>
          <w:lang w:val="ru-RU"/>
        </w:rPr>
        <w:t>как</w:t>
      </w:r>
      <w:r w:rsidRPr="00DB3832">
        <w:rPr>
          <w:rFonts w:ascii="Times New Roman" w:hAnsi="Times New Roman" w:cs="Times New Roman"/>
          <w:spacing w:val="18"/>
          <w:w w:val="95"/>
          <w:sz w:val="26"/>
          <w:szCs w:val="26"/>
          <w:lang w:val="ru-RU"/>
        </w:rPr>
        <w:t xml:space="preserve"> </w:t>
      </w:r>
      <w:r w:rsidRPr="00DB3832">
        <w:rPr>
          <w:rFonts w:ascii="Times New Roman" w:hAnsi="Times New Roman" w:cs="Times New Roman"/>
          <w:w w:val="95"/>
          <w:sz w:val="26"/>
          <w:szCs w:val="26"/>
          <w:lang w:val="ru-RU"/>
        </w:rPr>
        <w:t>все</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это</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работает</w:t>
      </w:r>
      <w:r w:rsidRPr="00DB3832">
        <w:rPr>
          <w:rFonts w:ascii="Times New Roman" w:hAnsi="Times New Roman" w:cs="Times New Roman"/>
          <w:spacing w:val="14"/>
          <w:w w:val="95"/>
          <w:sz w:val="26"/>
          <w:szCs w:val="26"/>
          <w:lang w:val="ru-RU"/>
        </w:rPr>
        <w:t xml:space="preserve"> </w:t>
      </w:r>
      <w:r w:rsidRPr="00DB3832">
        <w:rPr>
          <w:rFonts w:ascii="Times New Roman" w:hAnsi="Times New Roman" w:cs="Times New Roman"/>
          <w:w w:val="95"/>
          <w:sz w:val="26"/>
          <w:szCs w:val="26"/>
          <w:lang w:val="ru-RU"/>
        </w:rPr>
        <w:t>на</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практике.</w:t>
      </w:r>
      <w:r w:rsidRPr="00DB3832">
        <w:rPr>
          <w:rFonts w:ascii="Times New Roman" w:hAnsi="Times New Roman" w:cs="Times New Roman"/>
          <w:spacing w:val="36"/>
          <w:w w:val="95"/>
          <w:sz w:val="26"/>
          <w:szCs w:val="26"/>
          <w:lang w:val="ru-RU"/>
        </w:rPr>
        <w:t xml:space="preserve"> </w:t>
      </w:r>
      <w:r w:rsidRPr="00DB3832">
        <w:rPr>
          <w:rFonts w:ascii="Times New Roman" w:hAnsi="Times New Roman" w:cs="Times New Roman"/>
          <w:w w:val="95"/>
          <w:sz w:val="26"/>
          <w:szCs w:val="26"/>
          <w:lang w:val="ru-RU"/>
        </w:rPr>
        <w:t>Как</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0"/>
          <w:sz w:val="26"/>
          <w:szCs w:val="26"/>
          <w:lang w:val="ru-RU"/>
        </w:rPr>
        <w:t>в любой среде,</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основанной</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на активном</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испол</w:t>
      </w:r>
      <w:r w:rsidR="00D7015F" w:rsidRPr="00DB3832">
        <w:rPr>
          <w:rFonts w:ascii="Times New Roman" w:hAnsi="Times New Roman" w:cs="Times New Roman"/>
          <w:w w:val="90"/>
          <w:sz w:val="26"/>
          <w:szCs w:val="26"/>
          <w:lang w:val="ru-RU"/>
        </w:rPr>
        <w:t>ь</w:t>
      </w:r>
      <w:r w:rsidRPr="00DB3832">
        <w:rPr>
          <w:rFonts w:ascii="Times New Roman" w:hAnsi="Times New Roman" w:cs="Times New Roman"/>
          <w:w w:val="90"/>
          <w:sz w:val="26"/>
          <w:szCs w:val="26"/>
          <w:lang w:val="ru-RU"/>
        </w:rPr>
        <w:t>зовании</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клавиатуры,</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для полного</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освоения инструмента необходимо запомнить комбинации клавиш для наиболее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употребительных</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команд.</w:t>
      </w:r>
    </w:p>
    <w:p w14:paraId="17C7148F" w14:textId="77777777" w:rsidR="00985BB7" w:rsidRPr="00DB3832" w:rsidRDefault="00985BB7" w:rsidP="00DB3832">
      <w:pPr>
        <w:pStyle w:val="BodyText"/>
        <w:spacing w:before="3"/>
        <w:jc w:val="both"/>
        <w:rPr>
          <w:rFonts w:ascii="Times New Roman" w:hAnsi="Times New Roman" w:cs="Times New Roman"/>
          <w:sz w:val="26"/>
          <w:szCs w:val="26"/>
          <w:lang w:val="ru-RU"/>
        </w:rPr>
      </w:pPr>
    </w:p>
    <w:p w14:paraId="4B6C6B58" w14:textId="77777777" w:rsidR="00985BB7" w:rsidRPr="00DB3832" w:rsidRDefault="00985BB7" w:rsidP="00DB3832">
      <w:pPr>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69DF55D1" w14:textId="19159CC4" w:rsidR="00985BB7" w:rsidRPr="00DB3832" w:rsidRDefault="004B381C" w:rsidP="00DB3832">
      <w:pPr>
        <w:tabs>
          <w:tab w:val="left" w:pos="1386"/>
        </w:tabs>
        <w:spacing w:before="227"/>
        <w:jc w:val="both"/>
        <w:rPr>
          <w:rFonts w:ascii="Times New Roman" w:eastAsia="Microsoft YaHei Light"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6D2BD275" wp14:editId="130FA407">
            <wp:extent cx="716280" cy="701672"/>
            <wp:effectExtent l="0" t="0" r="762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005" cy="707280"/>
                    </a:xfrm>
                    <a:prstGeom prst="rect">
                      <a:avLst/>
                    </a:prstGeom>
                  </pic:spPr>
                </pic:pic>
              </a:graphicData>
            </a:graphic>
          </wp:inline>
        </w:drawing>
      </w:r>
    </w:p>
    <w:p w14:paraId="78646DD5" w14:textId="2B5BC0EF" w:rsidR="00985BB7" w:rsidRPr="00DB3832" w:rsidRDefault="00985BB7" w:rsidP="00DB3832">
      <w:pPr>
        <w:spacing w:before="203" w:line="244" w:lineRule="auto"/>
        <w:ind w:right="524"/>
        <w:jc w:val="both"/>
        <w:rPr>
          <w:rFonts w:ascii="Times New Roman" w:eastAsia="Microsoft Sans Serif" w:hAnsi="Times New Roman" w:cs="Times New Roman"/>
          <w:sz w:val="26"/>
          <w:szCs w:val="26"/>
          <w:lang w:val="ru-RU"/>
        </w:rPr>
        <w:sectPr w:rsidR="00985BB7" w:rsidRPr="00DB3832">
          <w:type w:val="continuous"/>
          <w:pgSz w:w="10350" w:h="14790"/>
          <w:pgMar w:top="0" w:right="560" w:bottom="280" w:left="560" w:header="720" w:footer="720" w:gutter="0"/>
          <w:cols w:num="2" w:space="720" w:equalWidth="0">
            <w:col w:w="1471" w:space="40"/>
            <w:col w:w="7719"/>
          </w:cols>
        </w:sectPr>
      </w:pPr>
      <w:r w:rsidRPr="00DB3832">
        <w:rPr>
          <w:rFonts w:ascii="Times New Roman" w:hAnsi="Times New Roman" w:cs="Times New Roman"/>
          <w:sz w:val="26"/>
          <w:szCs w:val="26"/>
          <w:lang w:val="ru-RU"/>
        </w:rPr>
        <w:br w:type="column"/>
      </w:r>
      <w:r w:rsidRPr="00DB3832">
        <w:rPr>
          <w:rFonts w:ascii="Times New Roman" w:eastAsia="Microsoft Sans Serif" w:hAnsi="Times New Roman" w:cs="Times New Roman"/>
          <w:w w:val="95"/>
          <w:sz w:val="26"/>
          <w:szCs w:val="26"/>
          <w:lang w:val="ru-RU"/>
        </w:rPr>
        <w:t>При первом чтении многие части этой главы</w:t>
      </w:r>
      <w:r w:rsidRPr="00DB3832">
        <w:rPr>
          <w:rFonts w:ascii="Times New Roman" w:eastAsia="Microsoft Sans Serif" w:hAnsi="Times New Roman" w:cs="Times New Roman"/>
          <w:spacing w:val="47"/>
          <w:sz w:val="26"/>
          <w:szCs w:val="26"/>
          <w:lang w:val="ru-RU"/>
        </w:rPr>
        <w:t xml:space="preserve"> </w:t>
      </w:r>
      <w:r w:rsidRPr="00DB3832">
        <w:rPr>
          <w:rFonts w:ascii="Times New Roman" w:eastAsia="Microsoft Sans Serif" w:hAnsi="Times New Roman" w:cs="Times New Roman"/>
          <w:w w:val="95"/>
          <w:sz w:val="26"/>
          <w:szCs w:val="26"/>
          <w:lang w:val="ru-RU"/>
        </w:rPr>
        <w:t>(к примеру,</w:t>
      </w:r>
      <w:r w:rsidRPr="00DB3832">
        <w:rPr>
          <w:rFonts w:ascii="Times New Roman" w:eastAsia="Microsoft Sans Serif" w:hAnsi="Times New Roman" w:cs="Times New Roman"/>
          <w:spacing w:val="48"/>
          <w:sz w:val="26"/>
          <w:szCs w:val="26"/>
          <w:lang w:val="ru-RU"/>
        </w:rPr>
        <w:t xml:space="preserve"> </w:t>
      </w:r>
      <w:r w:rsidRPr="00DB3832">
        <w:rPr>
          <w:rFonts w:ascii="Times New Roman" w:eastAsia="Microsoft Sans Serif" w:hAnsi="Times New Roman" w:cs="Times New Roman"/>
          <w:w w:val="95"/>
          <w:sz w:val="26"/>
          <w:szCs w:val="26"/>
          <w:lang w:val="ru-RU"/>
        </w:rPr>
        <w:t>профилирование</w:t>
      </w:r>
      <w:r w:rsidRPr="00DB3832">
        <w:rPr>
          <w:rFonts w:ascii="Times New Roman" w:eastAsia="Microsoft Sans Serif" w:hAnsi="Times New Roman" w:cs="Times New Roman"/>
          <w:spacing w:val="1"/>
          <w:w w:val="95"/>
          <w:sz w:val="26"/>
          <w:szCs w:val="26"/>
          <w:lang w:val="ru-RU"/>
        </w:rPr>
        <w:t xml:space="preserve"> </w:t>
      </w:r>
      <w:r w:rsidRPr="00DB3832">
        <w:rPr>
          <w:rFonts w:ascii="Times New Roman" w:eastAsia="Microsoft Sans Serif" w:hAnsi="Times New Roman" w:cs="Times New Roman"/>
          <w:sz w:val="26"/>
          <w:szCs w:val="26"/>
          <w:lang w:val="ru-RU"/>
        </w:rPr>
        <w:t>и отладка) можно пропустить без ущерба для понимания последующего</w:t>
      </w:r>
      <w:r w:rsidRPr="00DB3832">
        <w:rPr>
          <w:rFonts w:ascii="Times New Roman" w:eastAsia="Microsoft Sans Serif" w:hAnsi="Times New Roman" w:cs="Times New Roman"/>
          <w:spacing w:val="-51"/>
          <w:sz w:val="26"/>
          <w:szCs w:val="26"/>
          <w:lang w:val="ru-RU"/>
        </w:rPr>
        <w:t xml:space="preserve"> </w:t>
      </w:r>
      <w:r w:rsidRPr="00DB3832">
        <w:rPr>
          <w:rFonts w:ascii="Times New Roman" w:eastAsia="Microsoft Sans Serif" w:hAnsi="Times New Roman" w:cs="Times New Roman"/>
          <w:w w:val="95"/>
          <w:sz w:val="26"/>
          <w:szCs w:val="26"/>
          <w:lang w:val="ru-RU"/>
        </w:rPr>
        <w:t>материала. Эта глава задуман как независимый, достаточно полный об</w:t>
      </w:r>
      <w:r w:rsidRPr="00DB3832">
        <w:rPr>
          <w:rFonts w:ascii="Times New Roman" w:eastAsia="Microsoft Sans Serif" w:hAnsi="Times New Roman" w:cs="Times New Roman"/>
          <w:sz w:val="26"/>
          <w:szCs w:val="26"/>
          <w:lang w:val="ru-RU"/>
        </w:rPr>
        <w:t>зор</w:t>
      </w:r>
      <w:r w:rsidRPr="00DB3832">
        <w:rPr>
          <w:rFonts w:ascii="Times New Roman" w:eastAsia="Microsoft Sans Serif" w:hAnsi="Times New Roman" w:cs="Times New Roman"/>
          <w:spacing w:val="-7"/>
          <w:sz w:val="26"/>
          <w:szCs w:val="26"/>
          <w:lang w:val="ru-RU"/>
        </w:rPr>
        <w:t xml:space="preserve"> </w:t>
      </w:r>
      <w:r w:rsidRPr="00DB3832">
        <w:rPr>
          <w:rFonts w:ascii="Times New Roman" w:eastAsia="Microsoft Sans Serif" w:hAnsi="Times New Roman" w:cs="Times New Roman"/>
          <w:sz w:val="26"/>
          <w:szCs w:val="26"/>
          <w:lang w:val="ru-RU"/>
        </w:rPr>
        <w:t xml:space="preserve">функциональности </w:t>
      </w:r>
      <w:r w:rsidRPr="00DB3832">
        <w:rPr>
          <w:rFonts w:ascii="Times New Roman" w:eastAsia="Microsoft Sans Serif" w:hAnsi="Times New Roman" w:cs="Times New Roman"/>
          <w:sz w:val="26"/>
          <w:szCs w:val="26"/>
        </w:rPr>
        <w:t>IPython</w:t>
      </w:r>
      <w:r w:rsidRPr="00DB3832">
        <w:rPr>
          <w:rFonts w:ascii="Times New Roman" w:eastAsia="Microsoft Sans Serif" w:hAnsi="Times New Roman" w:cs="Times New Roman"/>
          <w:sz w:val="26"/>
          <w:szCs w:val="26"/>
          <w:lang w:val="ru-RU"/>
        </w:rPr>
        <w:t>.</w:t>
      </w:r>
    </w:p>
    <w:p w14:paraId="24D9CC2B" w14:textId="77777777" w:rsidR="00985BB7" w:rsidRPr="00DB3832" w:rsidRDefault="00985BB7" w:rsidP="00DB3832">
      <w:pPr>
        <w:pStyle w:val="BodyText"/>
        <w:spacing w:before="9"/>
        <w:jc w:val="both"/>
        <w:rPr>
          <w:rFonts w:ascii="Times New Roman" w:hAnsi="Times New Roman" w:cs="Times New Roman"/>
          <w:sz w:val="26"/>
          <w:szCs w:val="26"/>
          <w:lang w:val="ru-RU"/>
        </w:rPr>
      </w:pPr>
    </w:p>
    <w:p w14:paraId="527A5F24" w14:textId="77777777" w:rsidR="00985BB7" w:rsidRPr="00DB3832" w:rsidRDefault="00985BB7" w:rsidP="00DB3832">
      <w:pPr>
        <w:pStyle w:val="Heading5"/>
        <w:jc w:val="both"/>
        <w:rPr>
          <w:sz w:val="26"/>
          <w:szCs w:val="26"/>
          <w:lang w:val="ru-RU"/>
        </w:rPr>
      </w:pPr>
      <w:bookmarkStart w:id="0" w:name="_TOC_250164"/>
      <w:r w:rsidRPr="00DB3832">
        <w:rPr>
          <w:sz w:val="26"/>
          <w:szCs w:val="26"/>
          <w:lang w:val="ru-RU"/>
        </w:rPr>
        <w:t>Основы</w:t>
      </w:r>
      <w:r w:rsidRPr="00DB3832">
        <w:rPr>
          <w:spacing w:val="-12"/>
          <w:sz w:val="26"/>
          <w:szCs w:val="26"/>
          <w:lang w:val="ru-RU"/>
        </w:rPr>
        <w:t xml:space="preserve"> </w:t>
      </w:r>
      <w:bookmarkEnd w:id="0"/>
      <w:r w:rsidRPr="00DB3832">
        <w:rPr>
          <w:sz w:val="26"/>
          <w:szCs w:val="26"/>
        </w:rPr>
        <w:t>IPython</w:t>
      </w:r>
    </w:p>
    <w:p w14:paraId="3BA0D9E5" w14:textId="77777777" w:rsidR="00985BB7" w:rsidRPr="00DB3832" w:rsidRDefault="00985BB7" w:rsidP="00DB3832">
      <w:pPr>
        <w:pStyle w:val="BodyText"/>
        <w:spacing w:before="90" w:line="237" w:lineRule="auto"/>
        <w:ind w:left="122" w:firstLine="11"/>
        <w:jc w:val="both"/>
        <w:rPr>
          <w:rFonts w:ascii="Times New Roman" w:hAnsi="Times New Roman" w:cs="Times New Roman"/>
          <w:sz w:val="26"/>
          <w:szCs w:val="26"/>
          <w:lang w:val="ru-RU"/>
        </w:rPr>
      </w:pPr>
      <w:r w:rsidRPr="00DB3832">
        <w:rPr>
          <w:rFonts w:ascii="Times New Roman" w:hAnsi="Times New Roman" w:cs="Times New Roman"/>
          <w:w w:val="90"/>
          <w:sz w:val="26"/>
          <w:szCs w:val="26"/>
        </w:rPr>
        <w:t>IPython</w:t>
      </w:r>
      <w:r w:rsidRPr="00DB3832">
        <w:rPr>
          <w:rFonts w:ascii="Times New Roman" w:hAnsi="Times New Roman" w:cs="Times New Roman"/>
          <w:spacing w:val="27"/>
          <w:w w:val="90"/>
          <w:sz w:val="26"/>
          <w:szCs w:val="26"/>
          <w:lang w:val="ru-RU"/>
        </w:rPr>
        <w:t xml:space="preserve"> </w:t>
      </w:r>
      <w:r w:rsidRPr="00DB3832">
        <w:rPr>
          <w:rFonts w:ascii="Times New Roman" w:hAnsi="Times New Roman" w:cs="Times New Roman"/>
          <w:w w:val="90"/>
          <w:sz w:val="26"/>
          <w:szCs w:val="26"/>
          <w:lang w:val="ru-RU"/>
        </w:rPr>
        <w:t>можно</w:t>
      </w:r>
      <w:r w:rsidRPr="00DB3832">
        <w:rPr>
          <w:rFonts w:ascii="Times New Roman" w:hAnsi="Times New Roman" w:cs="Times New Roman"/>
          <w:spacing w:val="42"/>
          <w:w w:val="90"/>
          <w:sz w:val="26"/>
          <w:szCs w:val="26"/>
          <w:lang w:val="ru-RU"/>
        </w:rPr>
        <w:t xml:space="preserve"> </w:t>
      </w:r>
      <w:r w:rsidRPr="00DB3832">
        <w:rPr>
          <w:rFonts w:ascii="Times New Roman" w:hAnsi="Times New Roman" w:cs="Times New Roman"/>
          <w:w w:val="90"/>
          <w:sz w:val="26"/>
          <w:szCs w:val="26"/>
          <w:lang w:val="ru-RU"/>
        </w:rPr>
        <w:t>запустить</w:t>
      </w:r>
      <w:r w:rsidRPr="00DB3832">
        <w:rPr>
          <w:rFonts w:ascii="Times New Roman" w:hAnsi="Times New Roman" w:cs="Times New Roman"/>
          <w:spacing w:val="32"/>
          <w:w w:val="90"/>
          <w:sz w:val="26"/>
          <w:szCs w:val="26"/>
          <w:lang w:val="ru-RU"/>
        </w:rPr>
        <w:t xml:space="preserve"> </w:t>
      </w:r>
      <w:r w:rsidRPr="00DB3832">
        <w:rPr>
          <w:rFonts w:ascii="Times New Roman" w:hAnsi="Times New Roman" w:cs="Times New Roman"/>
          <w:w w:val="90"/>
          <w:sz w:val="26"/>
          <w:szCs w:val="26"/>
          <w:lang w:val="ru-RU"/>
        </w:rPr>
        <w:t>из</w:t>
      </w:r>
      <w:r w:rsidRPr="00DB3832">
        <w:rPr>
          <w:rFonts w:ascii="Times New Roman" w:hAnsi="Times New Roman" w:cs="Times New Roman"/>
          <w:spacing w:val="35"/>
          <w:w w:val="90"/>
          <w:sz w:val="26"/>
          <w:szCs w:val="26"/>
          <w:lang w:val="ru-RU"/>
        </w:rPr>
        <w:t xml:space="preserve"> </w:t>
      </w:r>
      <w:r w:rsidRPr="00DB3832">
        <w:rPr>
          <w:rFonts w:ascii="Times New Roman" w:hAnsi="Times New Roman" w:cs="Times New Roman"/>
          <w:w w:val="90"/>
          <w:sz w:val="26"/>
          <w:szCs w:val="26"/>
          <w:lang w:val="ru-RU"/>
        </w:rPr>
        <w:t>командной</w:t>
      </w:r>
      <w:r w:rsidRPr="00DB3832">
        <w:rPr>
          <w:rFonts w:ascii="Times New Roman" w:hAnsi="Times New Roman" w:cs="Times New Roman"/>
          <w:spacing w:val="9"/>
          <w:w w:val="90"/>
          <w:sz w:val="26"/>
          <w:szCs w:val="26"/>
          <w:lang w:val="ru-RU"/>
        </w:rPr>
        <w:t xml:space="preserve"> </w:t>
      </w:r>
      <w:r w:rsidRPr="00DB3832">
        <w:rPr>
          <w:rFonts w:ascii="Times New Roman" w:hAnsi="Times New Roman" w:cs="Times New Roman"/>
          <w:w w:val="90"/>
          <w:sz w:val="26"/>
          <w:szCs w:val="26"/>
          <w:lang w:val="ru-RU"/>
        </w:rPr>
        <w:t>строки,</w:t>
      </w:r>
      <w:r w:rsidRPr="00DB3832">
        <w:rPr>
          <w:rFonts w:ascii="Times New Roman" w:hAnsi="Times New Roman" w:cs="Times New Roman"/>
          <w:spacing w:val="12"/>
          <w:w w:val="90"/>
          <w:sz w:val="26"/>
          <w:szCs w:val="26"/>
          <w:lang w:val="ru-RU"/>
        </w:rPr>
        <w:t xml:space="preserve"> </w:t>
      </w:r>
      <w:r w:rsidRPr="00DB3832">
        <w:rPr>
          <w:rFonts w:ascii="Times New Roman" w:hAnsi="Times New Roman" w:cs="Times New Roman"/>
          <w:w w:val="90"/>
          <w:sz w:val="26"/>
          <w:szCs w:val="26"/>
          <w:lang w:val="ru-RU"/>
        </w:rPr>
        <w:t>как</w:t>
      </w:r>
      <w:r w:rsidRPr="00DB3832">
        <w:rPr>
          <w:rFonts w:ascii="Times New Roman" w:hAnsi="Times New Roman" w:cs="Times New Roman"/>
          <w:spacing w:val="27"/>
          <w:w w:val="90"/>
          <w:sz w:val="26"/>
          <w:szCs w:val="26"/>
          <w:lang w:val="ru-RU"/>
        </w:rPr>
        <w:t xml:space="preserve"> </w:t>
      </w:r>
      <w:r w:rsidRPr="00DB3832">
        <w:rPr>
          <w:rFonts w:ascii="Times New Roman" w:hAnsi="Times New Roman" w:cs="Times New Roman"/>
          <w:w w:val="90"/>
          <w:sz w:val="26"/>
          <w:szCs w:val="26"/>
          <w:lang w:val="ru-RU"/>
        </w:rPr>
        <w:t>и</w:t>
      </w:r>
      <w:r w:rsidRPr="00DB3832">
        <w:rPr>
          <w:rFonts w:ascii="Times New Roman" w:hAnsi="Times New Roman" w:cs="Times New Roman"/>
          <w:spacing w:val="41"/>
          <w:w w:val="90"/>
          <w:sz w:val="26"/>
          <w:szCs w:val="26"/>
          <w:lang w:val="ru-RU"/>
        </w:rPr>
        <w:t xml:space="preserve"> </w:t>
      </w:r>
      <w:r w:rsidRPr="00DB3832">
        <w:rPr>
          <w:rFonts w:ascii="Times New Roman" w:hAnsi="Times New Roman" w:cs="Times New Roman"/>
          <w:w w:val="90"/>
          <w:sz w:val="26"/>
          <w:szCs w:val="26"/>
          <w:lang w:val="ru-RU"/>
        </w:rPr>
        <w:t>стандартный</w:t>
      </w:r>
      <w:r w:rsidRPr="00DB3832">
        <w:rPr>
          <w:rFonts w:ascii="Times New Roman" w:hAnsi="Times New Roman" w:cs="Times New Roman"/>
          <w:spacing w:val="7"/>
          <w:w w:val="90"/>
          <w:sz w:val="26"/>
          <w:szCs w:val="26"/>
          <w:lang w:val="ru-RU"/>
        </w:rPr>
        <w:t xml:space="preserve"> </w:t>
      </w:r>
      <w:r w:rsidRPr="00DB3832">
        <w:rPr>
          <w:rFonts w:ascii="Times New Roman" w:hAnsi="Times New Roman" w:cs="Times New Roman"/>
          <w:w w:val="90"/>
          <w:sz w:val="26"/>
          <w:szCs w:val="26"/>
          <w:lang w:val="ru-RU"/>
        </w:rPr>
        <w:t>интерпретатор</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sz w:val="26"/>
          <w:szCs w:val="26"/>
        </w:rPr>
        <w:t>Python</w:t>
      </w:r>
      <w:r w:rsidRPr="00DB3832">
        <w:rPr>
          <w:rFonts w:ascii="Times New Roman" w:hAnsi="Times New Roman" w:cs="Times New Roman"/>
          <w:sz w:val="26"/>
          <w:szCs w:val="26"/>
          <w:lang w:val="ru-RU"/>
        </w:rPr>
        <w:t>,</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только</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для</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этого</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служит</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команда</w:t>
      </w:r>
      <w:r w:rsidRPr="00DB3832">
        <w:rPr>
          <w:rFonts w:ascii="Times New Roman" w:hAnsi="Times New Roman" w:cs="Times New Roman"/>
          <w:spacing w:val="17"/>
          <w:sz w:val="26"/>
          <w:szCs w:val="26"/>
          <w:lang w:val="ru-RU"/>
        </w:rPr>
        <w:t xml:space="preserve">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w:t>
      </w:r>
    </w:p>
    <w:p w14:paraId="7BC17341" w14:textId="77E4DDB3" w:rsidR="00985BB7" w:rsidRPr="00DB3832" w:rsidRDefault="003E357A" w:rsidP="00DB3832">
      <w:pPr>
        <w:spacing w:before="1"/>
        <w:ind w:left="404"/>
        <w:jc w:val="both"/>
        <w:rPr>
          <w:rFonts w:ascii="Times New Roman"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221A2560" wp14:editId="06B054EC">
            <wp:extent cx="5587458" cy="2178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972" cy="2179275"/>
                    </a:xfrm>
                    <a:prstGeom prst="rect">
                      <a:avLst/>
                    </a:prstGeom>
                  </pic:spPr>
                </pic:pic>
              </a:graphicData>
            </a:graphic>
          </wp:inline>
        </w:drawing>
      </w:r>
    </w:p>
    <w:p w14:paraId="15B1BE31" w14:textId="2F8897F6" w:rsidR="0099635B" w:rsidRPr="00DB3832" w:rsidRDefault="00985BB7" w:rsidP="00DB3832">
      <w:pPr>
        <w:pStyle w:val="BodyText"/>
        <w:spacing w:before="215" w:line="237" w:lineRule="auto"/>
        <w:ind w:left="130" w:right="166" w:firstLine="279"/>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Чтобы выполнить произвольное предложение </w:t>
      </w:r>
      <w:r w:rsidRPr="00DB3832">
        <w:rPr>
          <w:rFonts w:ascii="Times New Roman" w:hAnsi="Times New Roman" w:cs="Times New Roman"/>
          <w:w w:val="95"/>
          <w:sz w:val="26"/>
          <w:szCs w:val="26"/>
        </w:rPr>
        <w:t>Python</w:t>
      </w:r>
      <w:r w:rsidRPr="00DB3832">
        <w:rPr>
          <w:rFonts w:ascii="Times New Roman" w:hAnsi="Times New Roman" w:cs="Times New Roman"/>
          <w:w w:val="95"/>
          <w:sz w:val="26"/>
          <w:szCs w:val="26"/>
          <w:lang w:val="ru-RU"/>
        </w:rPr>
        <w:t>, нужно ввести его и на­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жать клавишу</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Enter</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Если ввести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только имя переменной,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то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выведет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строковое</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представление</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объекта:</w:t>
      </w:r>
    </w:p>
    <w:p w14:paraId="3AC3D0DC" w14:textId="1D35477A" w:rsidR="00985BB7" w:rsidRPr="00DB3832" w:rsidRDefault="0099635B" w:rsidP="00DB3832">
      <w:pPr>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space="720"/>
        </w:sectPr>
      </w:pPr>
      <w:r w:rsidRPr="00DB3832">
        <w:rPr>
          <w:rFonts w:ascii="Times New Roman" w:hAnsi="Times New Roman" w:cs="Times New Roman"/>
          <w:noProof/>
          <w:sz w:val="26"/>
          <w:szCs w:val="26"/>
        </w:rPr>
        <w:drawing>
          <wp:inline distT="0" distB="0" distL="0" distR="0" wp14:anchorId="2003CF44" wp14:editId="79BC59C2">
            <wp:extent cx="3315911" cy="15621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0997" cy="1569207"/>
                    </a:xfrm>
                    <a:prstGeom prst="rect">
                      <a:avLst/>
                    </a:prstGeom>
                  </pic:spPr>
                </pic:pic>
              </a:graphicData>
            </a:graphic>
          </wp:inline>
        </w:drawing>
      </w:r>
    </w:p>
    <w:p w14:paraId="05306C2E" w14:textId="1C4909B0" w:rsidR="00985BB7" w:rsidRPr="00DB3832" w:rsidRDefault="00985BB7" w:rsidP="00DB3832">
      <w:pPr>
        <w:pStyle w:val="BodyText"/>
        <w:jc w:val="both"/>
        <w:rPr>
          <w:rFonts w:ascii="Times New Roman" w:hAnsi="Times New Roman" w:cs="Times New Roman"/>
          <w:sz w:val="26"/>
          <w:szCs w:val="26"/>
          <w:lang w:val="ru-RU"/>
        </w:rPr>
      </w:pPr>
    </w:p>
    <w:p w14:paraId="2DB2D589" w14:textId="77777777" w:rsidR="00985BB7" w:rsidRPr="00DB3832" w:rsidRDefault="00985BB7" w:rsidP="00DB3832">
      <w:pPr>
        <w:pStyle w:val="BodyText"/>
        <w:jc w:val="both"/>
        <w:rPr>
          <w:rFonts w:ascii="Times New Roman" w:hAnsi="Times New Roman" w:cs="Times New Roman"/>
          <w:sz w:val="26"/>
          <w:szCs w:val="26"/>
          <w:lang w:val="ru-RU"/>
        </w:rPr>
      </w:pPr>
    </w:p>
    <w:p w14:paraId="40B6C4C8" w14:textId="77777777" w:rsidR="00985BB7" w:rsidRPr="00DB3832" w:rsidRDefault="00985BB7" w:rsidP="00DB3832">
      <w:pPr>
        <w:pStyle w:val="BodyText"/>
        <w:spacing w:before="8"/>
        <w:jc w:val="both"/>
        <w:rPr>
          <w:rFonts w:ascii="Times New Roman" w:hAnsi="Times New Roman" w:cs="Times New Roman"/>
          <w:sz w:val="26"/>
          <w:szCs w:val="26"/>
          <w:lang w:val="ru-RU"/>
        </w:rPr>
      </w:pPr>
    </w:p>
    <w:p w14:paraId="4F5E8430" w14:textId="5F0792B9" w:rsidR="00985BB7" w:rsidRPr="00DB3832" w:rsidRDefault="00985BB7" w:rsidP="00DB3832">
      <w:pPr>
        <w:pStyle w:val="BodyText"/>
        <w:spacing w:before="229" w:line="232" w:lineRule="auto"/>
        <w:ind w:left="196" w:right="144" w:firstLine="280"/>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Многие объекты Python форматируются для удобства чтения; такая красивая печать отличается от обычного представления методом print. Тот же словарь, на­ печатанный в стандартном интерпретаторе Python, выглядел бы куда менее презентабел</w:t>
      </w:r>
      <w:r w:rsidR="00A95A64" w:rsidRPr="00DB3832">
        <w:rPr>
          <w:rFonts w:ascii="Times New Roman" w:hAnsi="Times New Roman" w:cs="Times New Roman"/>
          <w:sz w:val="26"/>
          <w:szCs w:val="26"/>
          <w:lang w:val="ru-RU"/>
        </w:rPr>
        <w:t>ьно</w:t>
      </w:r>
      <w:r w:rsidRPr="00DB3832">
        <w:rPr>
          <w:rFonts w:ascii="Times New Roman" w:hAnsi="Times New Roman" w:cs="Times New Roman"/>
          <w:sz w:val="26"/>
          <w:szCs w:val="26"/>
          <w:lang w:val="ru-RU"/>
        </w:rPr>
        <w:t>:</w:t>
      </w:r>
    </w:p>
    <w:p w14:paraId="6BCE74D6" w14:textId="283FEB2F" w:rsidR="00985BB7" w:rsidRPr="00DB3832" w:rsidRDefault="00AD0118" w:rsidP="00DB3832">
      <w:pPr>
        <w:pStyle w:val="BodyText"/>
        <w:spacing w:before="217" w:line="235" w:lineRule="auto"/>
        <w:ind w:left="209" w:right="122" w:firstLine="282"/>
        <w:jc w:val="both"/>
        <w:rPr>
          <w:rFonts w:ascii="Times New Roman"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3E62FA54" wp14:editId="49C77744">
            <wp:extent cx="5232332" cy="951230"/>
            <wp:effectExtent l="0" t="0" r="6985"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4215" cy="953390"/>
                    </a:xfrm>
                    <a:prstGeom prst="rect">
                      <a:avLst/>
                    </a:prstGeom>
                  </pic:spPr>
                </pic:pic>
              </a:graphicData>
            </a:graphic>
          </wp:inline>
        </w:drawing>
      </w:r>
      <w:r w:rsidRPr="00DB3832">
        <w:rPr>
          <w:rFonts w:ascii="Times New Roman" w:hAnsi="Times New Roman" w:cs="Times New Roman"/>
          <w:w w:val="95"/>
          <w:sz w:val="26"/>
          <w:szCs w:val="26"/>
          <w:lang w:val="ru-RU"/>
        </w:rPr>
        <w:t xml:space="preserve"> </w:t>
      </w:r>
      <w:r w:rsidR="00985BB7" w:rsidRPr="00DB3832">
        <w:rPr>
          <w:rFonts w:ascii="Times New Roman" w:hAnsi="Times New Roman" w:cs="Times New Roman"/>
          <w:w w:val="95"/>
          <w:sz w:val="26"/>
          <w:szCs w:val="26"/>
        </w:rPr>
        <w:t>IPython</w:t>
      </w:r>
      <w:r w:rsidR="00985BB7" w:rsidRPr="00DB3832">
        <w:rPr>
          <w:rFonts w:ascii="Times New Roman" w:hAnsi="Times New Roman" w:cs="Times New Roman"/>
          <w:w w:val="95"/>
          <w:sz w:val="26"/>
          <w:szCs w:val="26"/>
          <w:lang w:val="ru-RU"/>
        </w:rPr>
        <w:t xml:space="preserve"> предоставляет также средства для исполнения произвольных блоков</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кода (путем копирования и вставки) и целых Ру</w:t>
      </w:r>
      <w:r w:rsidR="00985BB7" w:rsidRPr="00DB3832">
        <w:rPr>
          <w:rFonts w:ascii="Times New Roman" w:hAnsi="Times New Roman" w:cs="Times New Roman"/>
          <w:w w:val="95"/>
          <w:sz w:val="26"/>
          <w:szCs w:val="26"/>
        </w:rPr>
        <w:t>th</w:t>
      </w:r>
      <w:r w:rsidR="00985BB7" w:rsidRPr="00DB3832">
        <w:rPr>
          <w:rFonts w:ascii="Times New Roman" w:hAnsi="Times New Roman" w:cs="Times New Roman"/>
          <w:w w:val="95"/>
          <w:sz w:val="26"/>
          <w:szCs w:val="26"/>
          <w:lang w:val="ru-RU"/>
        </w:rPr>
        <w:t>о</w:t>
      </w:r>
      <w:r w:rsidR="00985BB7" w:rsidRPr="00DB3832">
        <w:rPr>
          <w:rFonts w:ascii="Times New Roman" w:hAnsi="Times New Roman" w:cs="Times New Roman"/>
          <w:w w:val="95"/>
          <w:sz w:val="26"/>
          <w:szCs w:val="26"/>
        </w:rPr>
        <w:t>n</w:t>
      </w:r>
      <w:r w:rsidR="00985BB7" w:rsidRPr="00DB3832">
        <w:rPr>
          <w:rFonts w:ascii="Times New Roman" w:hAnsi="Times New Roman" w:cs="Times New Roman"/>
          <w:w w:val="95"/>
          <w:sz w:val="26"/>
          <w:szCs w:val="26"/>
          <w:lang w:val="ru-RU"/>
        </w:rPr>
        <w:t>-скриптов. Эти вопросы бу</w:t>
      </w:r>
      <w:r w:rsidR="00985BB7" w:rsidRPr="00DB3832">
        <w:rPr>
          <w:rFonts w:ascii="Times New Roman" w:hAnsi="Times New Roman" w:cs="Times New Roman"/>
          <w:sz w:val="26"/>
          <w:szCs w:val="26"/>
          <w:lang w:val="ru-RU"/>
        </w:rPr>
        <w:t>дут</w:t>
      </w:r>
      <w:r w:rsidR="00985BB7" w:rsidRPr="00DB3832">
        <w:rPr>
          <w:rFonts w:ascii="Times New Roman" w:hAnsi="Times New Roman" w:cs="Times New Roman"/>
          <w:spacing w:val="3"/>
          <w:sz w:val="26"/>
          <w:szCs w:val="26"/>
          <w:lang w:val="ru-RU"/>
        </w:rPr>
        <w:t xml:space="preserve"> </w:t>
      </w:r>
      <w:r w:rsidR="00985BB7" w:rsidRPr="00DB3832">
        <w:rPr>
          <w:rFonts w:ascii="Times New Roman" w:hAnsi="Times New Roman" w:cs="Times New Roman"/>
          <w:sz w:val="26"/>
          <w:szCs w:val="26"/>
          <w:lang w:val="ru-RU"/>
        </w:rPr>
        <w:t>рассмотрены</w:t>
      </w:r>
      <w:r w:rsidR="00985BB7" w:rsidRPr="00DB3832">
        <w:rPr>
          <w:rFonts w:ascii="Times New Roman" w:hAnsi="Times New Roman" w:cs="Times New Roman"/>
          <w:spacing w:val="9"/>
          <w:sz w:val="26"/>
          <w:szCs w:val="26"/>
          <w:lang w:val="ru-RU"/>
        </w:rPr>
        <w:t xml:space="preserve"> </w:t>
      </w:r>
      <w:r w:rsidR="00985BB7" w:rsidRPr="00DB3832">
        <w:rPr>
          <w:rFonts w:ascii="Times New Roman" w:hAnsi="Times New Roman" w:cs="Times New Roman"/>
          <w:sz w:val="26"/>
          <w:szCs w:val="26"/>
          <w:lang w:val="ru-RU"/>
        </w:rPr>
        <w:t>чуть</w:t>
      </w:r>
      <w:r w:rsidR="00985BB7" w:rsidRPr="00DB3832">
        <w:rPr>
          <w:rFonts w:ascii="Times New Roman" w:hAnsi="Times New Roman" w:cs="Times New Roman"/>
          <w:spacing w:val="-3"/>
          <w:sz w:val="26"/>
          <w:szCs w:val="26"/>
          <w:lang w:val="ru-RU"/>
        </w:rPr>
        <w:t xml:space="preserve"> </w:t>
      </w:r>
      <w:r w:rsidR="00985BB7" w:rsidRPr="00DB3832">
        <w:rPr>
          <w:rFonts w:ascii="Times New Roman" w:hAnsi="Times New Roman" w:cs="Times New Roman"/>
          <w:sz w:val="26"/>
          <w:szCs w:val="26"/>
          <w:lang w:val="ru-RU"/>
        </w:rPr>
        <w:t>ниже.</w:t>
      </w:r>
    </w:p>
    <w:p w14:paraId="6A651D5E" w14:textId="400D9EDA" w:rsidR="00985BB7" w:rsidRPr="00DB3832" w:rsidRDefault="00985BB7" w:rsidP="00DB3832">
      <w:pPr>
        <w:spacing w:before="262"/>
        <w:ind w:left="484"/>
        <w:jc w:val="both"/>
        <w:rPr>
          <w:rFonts w:ascii="Times New Roman" w:hAnsi="Times New Roman" w:cs="Times New Roman"/>
          <w:b/>
          <w:i/>
          <w:sz w:val="26"/>
          <w:szCs w:val="26"/>
          <w:lang w:val="ru-RU"/>
        </w:rPr>
      </w:pPr>
      <w:bookmarkStart w:id="1" w:name="_TOC_250163"/>
      <w:r w:rsidRPr="00DB3832">
        <w:rPr>
          <w:rFonts w:ascii="Times New Roman" w:hAnsi="Times New Roman" w:cs="Times New Roman"/>
          <w:b/>
          <w:i/>
          <w:sz w:val="26"/>
          <w:szCs w:val="26"/>
          <w:lang w:val="ru-RU"/>
        </w:rPr>
        <w:t>Завершение</w:t>
      </w:r>
      <w:r w:rsidRPr="00DB3832">
        <w:rPr>
          <w:rFonts w:ascii="Times New Roman" w:hAnsi="Times New Roman" w:cs="Times New Roman"/>
          <w:b/>
          <w:i/>
          <w:spacing w:val="-7"/>
          <w:sz w:val="26"/>
          <w:szCs w:val="26"/>
          <w:lang w:val="ru-RU"/>
        </w:rPr>
        <w:t xml:space="preserve"> </w:t>
      </w:r>
      <w:r w:rsidRPr="00DB3832">
        <w:rPr>
          <w:rFonts w:ascii="Times New Roman" w:hAnsi="Times New Roman" w:cs="Times New Roman"/>
          <w:b/>
          <w:i/>
          <w:sz w:val="26"/>
          <w:szCs w:val="26"/>
          <w:lang w:val="ru-RU"/>
        </w:rPr>
        <w:t>по</w:t>
      </w:r>
      <w:r w:rsidRPr="00DB3832">
        <w:rPr>
          <w:rFonts w:ascii="Times New Roman" w:hAnsi="Times New Roman" w:cs="Times New Roman"/>
          <w:b/>
          <w:i/>
          <w:spacing w:val="-10"/>
          <w:sz w:val="26"/>
          <w:szCs w:val="26"/>
          <w:lang w:val="ru-RU"/>
        </w:rPr>
        <w:t xml:space="preserve"> </w:t>
      </w:r>
      <w:r w:rsidRPr="00DB3832">
        <w:rPr>
          <w:rFonts w:ascii="Times New Roman" w:hAnsi="Times New Roman" w:cs="Times New Roman"/>
          <w:b/>
          <w:i/>
          <w:sz w:val="26"/>
          <w:szCs w:val="26"/>
          <w:lang w:val="ru-RU"/>
        </w:rPr>
        <w:t>нажатию</w:t>
      </w:r>
      <w:r w:rsidRPr="00DB3832">
        <w:rPr>
          <w:rFonts w:ascii="Times New Roman" w:hAnsi="Times New Roman" w:cs="Times New Roman"/>
          <w:b/>
          <w:i/>
          <w:spacing w:val="-3"/>
          <w:sz w:val="26"/>
          <w:szCs w:val="26"/>
          <w:lang w:val="ru-RU"/>
        </w:rPr>
        <w:t xml:space="preserve"> </w:t>
      </w:r>
      <w:r w:rsidRPr="00DB3832">
        <w:rPr>
          <w:rFonts w:ascii="Times New Roman" w:hAnsi="Times New Roman" w:cs="Times New Roman"/>
          <w:b/>
          <w:i/>
          <w:sz w:val="26"/>
          <w:szCs w:val="26"/>
          <w:lang w:val="ru-RU"/>
        </w:rPr>
        <w:t>клавиши</w:t>
      </w:r>
      <w:r w:rsidRPr="00DB3832">
        <w:rPr>
          <w:rFonts w:ascii="Times New Roman" w:hAnsi="Times New Roman" w:cs="Times New Roman"/>
          <w:b/>
          <w:i/>
          <w:spacing w:val="15"/>
          <w:sz w:val="26"/>
          <w:szCs w:val="26"/>
          <w:lang w:val="ru-RU"/>
        </w:rPr>
        <w:t xml:space="preserve"> </w:t>
      </w:r>
      <w:bookmarkEnd w:id="1"/>
      <w:r w:rsidRPr="00DB3832">
        <w:rPr>
          <w:rFonts w:ascii="Times New Roman" w:hAnsi="Times New Roman" w:cs="Times New Roman"/>
          <w:b/>
          <w:i/>
          <w:sz w:val="26"/>
          <w:szCs w:val="26"/>
          <w:lang w:val="ru-RU"/>
        </w:rPr>
        <w:t>Та</w:t>
      </w:r>
      <w:ins w:id="2" w:author="Egor Zavgorodnev" w:date="2021-06-01T12:43:00Z">
        <w:r w:rsidR="006F1149" w:rsidRPr="00DB3832">
          <w:rPr>
            <w:rFonts w:ascii="Times New Roman" w:hAnsi="Times New Roman" w:cs="Times New Roman"/>
            <w:b/>
            <w:i/>
            <w:sz w:val="26"/>
            <w:szCs w:val="26"/>
          </w:rPr>
          <w:t>b</w:t>
        </w:r>
      </w:ins>
      <w:del w:id="3" w:author="Egor Zavgorodnev" w:date="2021-06-01T12:43:00Z">
        <w:r w:rsidRPr="00DB3832" w:rsidDel="006F1149">
          <w:rPr>
            <w:rFonts w:ascii="Times New Roman" w:hAnsi="Times New Roman" w:cs="Times New Roman"/>
            <w:b/>
            <w:i/>
            <w:sz w:val="26"/>
            <w:szCs w:val="26"/>
            <w:lang w:val="ru-RU"/>
          </w:rPr>
          <w:delText>Ь</w:delText>
        </w:r>
      </w:del>
    </w:p>
    <w:p w14:paraId="44248114" w14:textId="72CB03DA" w:rsidR="00985BB7" w:rsidRPr="00DB3832" w:rsidRDefault="00985BB7" w:rsidP="00DB3832">
      <w:pPr>
        <w:pStyle w:val="BodyText"/>
        <w:spacing w:before="14" w:line="235" w:lineRule="auto"/>
        <w:ind w:left="210" w:right="122" w:firstLine="285"/>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На первый взгляд, оболочка </w:t>
      </w:r>
      <w:r w:rsidRPr="00DB3832">
        <w:rPr>
          <w:rFonts w:ascii="Times New Roman" w:hAnsi="Times New Roman" w:cs="Times New Roman"/>
          <w:w w:val="95"/>
          <w:sz w:val="26"/>
          <w:szCs w:val="26"/>
        </w:rPr>
        <w:t>IPy</w:t>
      </w:r>
      <w:ins w:id="4" w:author="Egor Zavgorodnev" w:date="2021-06-01T12:42:00Z">
        <w:r w:rsidR="00C73FAA" w:rsidRPr="00DB3832">
          <w:rPr>
            <w:rFonts w:ascii="Times New Roman" w:hAnsi="Times New Roman" w:cs="Times New Roman"/>
            <w:w w:val="95"/>
            <w:sz w:val="26"/>
            <w:szCs w:val="26"/>
          </w:rPr>
          <w:t>th</w:t>
        </w:r>
      </w:ins>
      <w:r w:rsidRPr="00DB3832">
        <w:rPr>
          <w:rFonts w:ascii="Times New Roman" w:hAnsi="Times New Roman" w:cs="Times New Roman"/>
          <w:w w:val="95"/>
          <w:sz w:val="26"/>
          <w:szCs w:val="26"/>
        </w:rPr>
        <w:t>on</w:t>
      </w:r>
      <w:r w:rsidRPr="00DB3832">
        <w:rPr>
          <w:rFonts w:ascii="Times New Roman" w:hAnsi="Times New Roman" w:cs="Times New Roman"/>
          <w:w w:val="95"/>
          <w:sz w:val="26"/>
          <w:szCs w:val="26"/>
          <w:lang w:val="ru-RU"/>
        </w:rPr>
        <w:t xml:space="preserve"> очень похожа на стандартный интерпрета­</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5"/>
          <w:sz w:val="26"/>
          <w:szCs w:val="26"/>
          <w:lang w:val="ru-RU"/>
        </w:rPr>
        <w:t xml:space="preserve">тор </w:t>
      </w:r>
      <w:r w:rsidRPr="00DB3832">
        <w:rPr>
          <w:rFonts w:ascii="Times New Roman" w:hAnsi="Times New Roman" w:cs="Times New Roman"/>
          <w:w w:val="95"/>
          <w:sz w:val="26"/>
          <w:szCs w:val="26"/>
        </w:rPr>
        <w:t>Python</w:t>
      </w:r>
      <w:r w:rsidRPr="00DB3832">
        <w:rPr>
          <w:rFonts w:ascii="Times New Roman" w:hAnsi="Times New Roman" w:cs="Times New Roman"/>
          <w:w w:val="95"/>
          <w:sz w:val="26"/>
          <w:szCs w:val="26"/>
          <w:lang w:val="ru-RU"/>
        </w:rPr>
        <w:t xml:space="preserve"> с мелкими косметическими изменениями. Пользователям программы</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Mathematica</w:t>
      </w:r>
      <w:r w:rsidRPr="00DB3832">
        <w:rPr>
          <w:rFonts w:ascii="Times New Roman" w:hAnsi="Times New Roman" w:cs="Times New Roman"/>
          <w:w w:val="95"/>
          <w:sz w:val="26"/>
          <w:szCs w:val="26"/>
          <w:lang w:val="ru-RU"/>
        </w:rPr>
        <w:t xml:space="preserve"> знакомы пронумерованные строки ввода и вывода.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Одно из суще­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ственных преимуществ над стандартной оболочкой </w:t>
      </w:r>
      <w:r w:rsidRPr="00DB3832">
        <w:rPr>
          <w:rFonts w:ascii="Times New Roman" w:hAnsi="Times New Roman" w:cs="Times New Roman"/>
          <w:w w:val="95"/>
          <w:sz w:val="26"/>
          <w:szCs w:val="26"/>
        </w:rPr>
        <w:t>Python</w:t>
      </w:r>
      <w:r w:rsidRPr="00DB3832">
        <w:rPr>
          <w:rFonts w:ascii="Times New Roman" w:hAnsi="Times New Roman" w:cs="Times New Roman"/>
          <w:w w:val="95"/>
          <w:sz w:val="26"/>
          <w:szCs w:val="26"/>
          <w:lang w:val="ru-RU"/>
        </w:rPr>
        <w:t xml:space="preserve"> - завершение по на­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0"/>
          <w:sz w:val="26"/>
          <w:szCs w:val="26"/>
          <w:lang w:val="ru-RU"/>
        </w:rPr>
        <w:t>жатию клавиши</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ТаЬ,</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функция,</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реализованная в большинстве интерактивных сред</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анализа данных. Если во время ввода выражения нажать &lt;Та</w:t>
      </w:r>
      <w:r w:rsidR="00DC7D0E" w:rsidRPr="00DB3832">
        <w:rPr>
          <w:rFonts w:ascii="Times New Roman" w:hAnsi="Times New Roman" w:cs="Times New Roman"/>
          <w:w w:val="95"/>
          <w:sz w:val="26"/>
          <w:szCs w:val="26"/>
        </w:rPr>
        <w:t>b</w:t>
      </w:r>
      <w:r w:rsidRPr="00DB3832">
        <w:rPr>
          <w:rFonts w:ascii="Times New Roman" w:hAnsi="Times New Roman" w:cs="Times New Roman"/>
          <w:w w:val="95"/>
          <w:sz w:val="26"/>
          <w:szCs w:val="26"/>
          <w:lang w:val="ru-RU"/>
        </w:rPr>
        <w:t>&gt;, то оболочка про­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изведет поиск в пространстве имен всех переменных (объектов, функций и т. д.),</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имена</w:t>
      </w:r>
      <w:r w:rsidRPr="00DB3832">
        <w:rPr>
          <w:rFonts w:ascii="Times New Roman" w:hAnsi="Times New Roman" w:cs="Times New Roman"/>
          <w:spacing w:val="-13"/>
          <w:sz w:val="26"/>
          <w:szCs w:val="26"/>
          <w:lang w:val="ru-RU"/>
        </w:rPr>
        <w:t xml:space="preserve"> </w:t>
      </w:r>
      <w:r w:rsidRPr="00DB3832">
        <w:rPr>
          <w:rFonts w:ascii="Times New Roman" w:hAnsi="Times New Roman" w:cs="Times New Roman"/>
          <w:sz w:val="26"/>
          <w:szCs w:val="26"/>
          <w:lang w:val="ru-RU"/>
        </w:rPr>
        <w:t>которых</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начинаются</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введенной</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к</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этому</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моменту</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строки:</w:t>
      </w:r>
    </w:p>
    <w:p w14:paraId="4A306EEA" w14:textId="77777777" w:rsidR="000E69DE" w:rsidRPr="00DB3832" w:rsidRDefault="000E69DE" w:rsidP="00DB3832">
      <w:pPr>
        <w:pStyle w:val="BodyText"/>
        <w:spacing w:before="220" w:line="235" w:lineRule="auto"/>
        <w:ind w:left="219" w:right="125" w:firstLine="289"/>
        <w:jc w:val="both"/>
        <w:rPr>
          <w:rFonts w:ascii="Times New Roman" w:hAnsi="Times New Roman" w:cs="Times New Roman"/>
          <w:w w:val="95"/>
          <w:sz w:val="26"/>
          <w:szCs w:val="26"/>
          <w:lang w:val="ru-RU"/>
        </w:rPr>
      </w:pPr>
      <w:r w:rsidRPr="00DB3832">
        <w:rPr>
          <w:rFonts w:ascii="Times New Roman" w:hAnsi="Times New Roman" w:cs="Times New Roman"/>
          <w:noProof/>
          <w:sz w:val="26"/>
          <w:szCs w:val="26"/>
        </w:rPr>
        <w:drawing>
          <wp:inline distT="0" distB="0" distL="0" distR="0" wp14:anchorId="469F2C4C" wp14:editId="0330E504">
            <wp:extent cx="2042160" cy="886220"/>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7651" cy="888603"/>
                    </a:xfrm>
                    <a:prstGeom prst="rect">
                      <a:avLst/>
                    </a:prstGeom>
                  </pic:spPr>
                </pic:pic>
              </a:graphicData>
            </a:graphic>
          </wp:inline>
        </w:drawing>
      </w:r>
      <w:r w:rsidRPr="00DB3832">
        <w:rPr>
          <w:rFonts w:ascii="Times New Roman" w:hAnsi="Times New Roman" w:cs="Times New Roman"/>
          <w:w w:val="95"/>
          <w:sz w:val="26"/>
          <w:szCs w:val="26"/>
          <w:lang w:val="ru-RU"/>
        </w:rPr>
        <w:t xml:space="preserve"> </w:t>
      </w:r>
    </w:p>
    <w:p w14:paraId="4013FD20" w14:textId="6A1C90C1" w:rsidR="00985BB7" w:rsidRPr="00DB3832" w:rsidRDefault="00985BB7" w:rsidP="00DB3832">
      <w:pPr>
        <w:pStyle w:val="BodyText"/>
        <w:spacing w:before="220" w:line="235" w:lineRule="auto"/>
        <w:ind w:left="219" w:right="125" w:firstLine="289"/>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Обратите внимание, что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вывел обе определенные выше переменные, 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также ключевое слово </w:t>
      </w:r>
      <w:r w:rsidRPr="00DB3832">
        <w:rPr>
          <w:rFonts w:ascii="Times New Roman" w:hAnsi="Times New Roman" w:cs="Times New Roman"/>
          <w:w w:val="95"/>
          <w:sz w:val="26"/>
          <w:szCs w:val="26"/>
        </w:rPr>
        <w:t>Python</w:t>
      </w:r>
      <w:r w:rsidRPr="00DB3832">
        <w:rPr>
          <w:rFonts w:ascii="Times New Roman" w:hAnsi="Times New Roman" w:cs="Times New Roman"/>
          <w:w w:val="95"/>
          <w:sz w:val="26"/>
          <w:szCs w:val="26"/>
          <w:lang w:val="ru-RU"/>
        </w:rPr>
        <w:t xml:space="preserve"> </w:t>
      </w:r>
      <w:r w:rsidRPr="00DB3832">
        <w:rPr>
          <w:rFonts w:ascii="Times New Roman" w:hAnsi="Times New Roman" w:cs="Times New Roman"/>
          <w:w w:val="95"/>
          <w:sz w:val="26"/>
          <w:szCs w:val="26"/>
        </w:rPr>
        <w:t>and</w:t>
      </w:r>
      <w:r w:rsidRPr="00DB3832">
        <w:rPr>
          <w:rFonts w:ascii="Times New Roman" w:hAnsi="Times New Roman" w:cs="Times New Roman"/>
          <w:w w:val="95"/>
          <w:sz w:val="26"/>
          <w:szCs w:val="26"/>
          <w:lang w:val="ru-RU"/>
        </w:rPr>
        <w:t xml:space="preserve"> и встроенную функцию </w:t>
      </w:r>
      <w:r w:rsidRPr="00DB3832">
        <w:rPr>
          <w:rFonts w:ascii="Times New Roman" w:hAnsi="Times New Roman" w:cs="Times New Roman"/>
          <w:w w:val="95"/>
          <w:sz w:val="26"/>
          <w:szCs w:val="26"/>
        </w:rPr>
        <w:t>any</w:t>
      </w:r>
      <w:r w:rsidRPr="00DB3832">
        <w:rPr>
          <w:rFonts w:ascii="Times New Roman" w:hAnsi="Times New Roman" w:cs="Times New Roman"/>
          <w:w w:val="95"/>
          <w:sz w:val="26"/>
          <w:szCs w:val="26"/>
          <w:lang w:val="ru-RU"/>
        </w:rPr>
        <w:t>. Естественно, можно также завершать имена методов и атрибутов любого объекта, если предвари</w:t>
      </w:r>
      <w:r w:rsidRPr="00DB3832">
        <w:rPr>
          <w:rFonts w:ascii="Times New Roman" w:hAnsi="Times New Roman" w:cs="Times New Roman"/>
          <w:sz w:val="26"/>
          <w:szCs w:val="26"/>
          <w:lang w:val="ru-RU"/>
        </w:rPr>
        <w:t>тельно</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ввести</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точку:</w:t>
      </w:r>
    </w:p>
    <w:p w14:paraId="3D223226" w14:textId="77777777" w:rsidR="001A018F" w:rsidRPr="00DB3832" w:rsidRDefault="001A018F" w:rsidP="00DB3832">
      <w:pPr>
        <w:spacing w:line="234" w:lineRule="exact"/>
        <w:jc w:val="both"/>
        <w:rPr>
          <w:rFonts w:ascii="Times New Roman" w:hAnsi="Times New Roman" w:cs="Times New Roman"/>
          <w:sz w:val="26"/>
          <w:szCs w:val="26"/>
          <w:lang w:val="ru-RU"/>
        </w:rPr>
      </w:pPr>
    </w:p>
    <w:p w14:paraId="57A935E6" w14:textId="7B85FCA2" w:rsidR="00985BB7" w:rsidRPr="00DB3832" w:rsidRDefault="00D052AA" w:rsidP="00DB3832">
      <w:pPr>
        <w:pStyle w:val="BodyText"/>
        <w:ind w:firstLine="219"/>
        <w:jc w:val="both"/>
        <w:rPr>
          <w:rFonts w:ascii="Times New Roman" w:hAnsi="Times New Roman" w:cs="Times New Roman"/>
          <w:sz w:val="26"/>
          <w:szCs w:val="26"/>
        </w:rPr>
      </w:pPr>
      <w:r w:rsidRPr="00DB3832">
        <w:rPr>
          <w:rFonts w:ascii="Times New Roman" w:hAnsi="Times New Roman" w:cs="Times New Roman"/>
          <w:noProof/>
          <w:sz w:val="26"/>
          <w:szCs w:val="26"/>
        </w:rPr>
        <w:drawing>
          <wp:inline distT="0" distB="0" distL="0" distR="0" wp14:anchorId="5E39CD35" wp14:editId="4FE4E434">
            <wp:extent cx="3169920" cy="83337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5617" cy="842755"/>
                    </a:xfrm>
                    <a:prstGeom prst="rect">
                      <a:avLst/>
                    </a:prstGeom>
                  </pic:spPr>
                </pic:pic>
              </a:graphicData>
            </a:graphic>
          </wp:inline>
        </w:drawing>
      </w:r>
    </w:p>
    <w:p w14:paraId="336A4116" w14:textId="1EB4D098" w:rsidR="00D052AA" w:rsidRPr="00DB3832" w:rsidRDefault="00D052AA" w:rsidP="00DB3832">
      <w:pPr>
        <w:pStyle w:val="BodyText"/>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То же самое относится и к модулям:</w:t>
      </w:r>
    </w:p>
    <w:p w14:paraId="19B31603" w14:textId="77777777" w:rsidR="00D052AA" w:rsidRPr="00DB3832" w:rsidRDefault="00D052AA" w:rsidP="00DB3832">
      <w:pPr>
        <w:pStyle w:val="BodyText"/>
        <w:jc w:val="both"/>
        <w:rPr>
          <w:rFonts w:ascii="Times New Roman" w:hAnsi="Times New Roman" w:cs="Times New Roman"/>
          <w:w w:val="95"/>
          <w:sz w:val="26"/>
          <w:szCs w:val="26"/>
          <w:lang w:val="ru-RU"/>
        </w:rPr>
      </w:pPr>
    </w:p>
    <w:p w14:paraId="1FBDACD7" w14:textId="4086EEE7" w:rsidR="00D052AA" w:rsidRPr="00DB3832" w:rsidRDefault="00D052AA" w:rsidP="00DB3832">
      <w:pPr>
        <w:spacing w:before="110"/>
        <w:jc w:val="both"/>
        <w:rPr>
          <w:rFonts w:ascii="Times New Roman" w:hAnsi="Times New Roman" w:cs="Times New Roman"/>
          <w:b/>
          <w:w w:val="115"/>
          <w:sz w:val="26"/>
          <w:szCs w:val="26"/>
        </w:rPr>
      </w:pPr>
      <w:r w:rsidRPr="00DB3832">
        <w:rPr>
          <w:rFonts w:ascii="Times New Roman" w:hAnsi="Times New Roman" w:cs="Times New Roman"/>
          <w:noProof/>
          <w:sz w:val="26"/>
          <w:szCs w:val="26"/>
        </w:rPr>
        <w:drawing>
          <wp:inline distT="0" distB="0" distL="0" distR="0" wp14:anchorId="3D6DB1FD" wp14:editId="2E3AF945">
            <wp:extent cx="4827014" cy="6343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7479" cy="642311"/>
                    </a:xfrm>
                    <a:prstGeom prst="rect">
                      <a:avLst/>
                    </a:prstGeom>
                  </pic:spPr>
                </pic:pic>
              </a:graphicData>
            </a:graphic>
          </wp:inline>
        </w:drawing>
      </w:r>
    </w:p>
    <w:p w14:paraId="53137850" w14:textId="77777777" w:rsidR="00D052AA" w:rsidRPr="00DB3832" w:rsidRDefault="00D052AA" w:rsidP="00DB3832">
      <w:pPr>
        <w:spacing w:before="110"/>
        <w:ind w:left="2896"/>
        <w:jc w:val="both"/>
        <w:rPr>
          <w:rFonts w:ascii="Times New Roman" w:hAnsi="Times New Roman" w:cs="Times New Roman"/>
          <w:b/>
          <w:w w:val="115"/>
          <w:sz w:val="26"/>
          <w:szCs w:val="26"/>
          <w:lang w:val="ru-RU"/>
        </w:rPr>
      </w:pPr>
    </w:p>
    <w:p w14:paraId="0B690F9C" w14:textId="77777777" w:rsidR="00D052AA" w:rsidRPr="00DB3832" w:rsidRDefault="00D052AA" w:rsidP="00DB3832">
      <w:pPr>
        <w:spacing w:before="110"/>
        <w:ind w:left="2896"/>
        <w:jc w:val="both"/>
        <w:rPr>
          <w:rFonts w:ascii="Times New Roman" w:hAnsi="Times New Roman" w:cs="Times New Roman"/>
          <w:b/>
          <w:w w:val="115"/>
          <w:sz w:val="26"/>
          <w:szCs w:val="26"/>
          <w:lang w:val="ru-RU"/>
        </w:rPr>
      </w:pPr>
    </w:p>
    <w:p w14:paraId="03DAAB22" w14:textId="77777777" w:rsidR="00FA72AE" w:rsidRPr="00DB3832" w:rsidRDefault="00FA72AE" w:rsidP="00DB3832">
      <w:pPr>
        <w:spacing w:before="110"/>
        <w:ind w:left="2896"/>
        <w:jc w:val="both"/>
        <w:rPr>
          <w:rFonts w:ascii="Times New Roman" w:hAnsi="Times New Roman" w:cs="Times New Roman"/>
          <w:b/>
          <w:sz w:val="26"/>
          <w:szCs w:val="26"/>
          <w:lang w:val="ru-RU"/>
        </w:rPr>
      </w:pPr>
    </w:p>
    <w:p w14:paraId="2B49E3B2" w14:textId="52662349" w:rsidR="00244A5B" w:rsidRPr="00DB3832" w:rsidRDefault="00FA72AE" w:rsidP="00DB3832">
      <w:pPr>
        <w:pStyle w:val="BodyText"/>
        <w:spacing w:before="1"/>
        <w:jc w:val="both"/>
        <w:rPr>
          <w:rFonts w:ascii="Times New Roman" w:hAnsi="Times New Roman" w:cs="Times New Roman"/>
          <w:sz w:val="26"/>
          <w:szCs w:val="26"/>
        </w:rPr>
      </w:pPr>
      <w:r w:rsidRPr="00DB3832">
        <w:rPr>
          <w:rFonts w:ascii="Times New Roman" w:hAnsi="Times New Roman" w:cs="Times New Roman"/>
          <w:noProof/>
          <w:sz w:val="26"/>
          <w:szCs w:val="26"/>
        </w:rPr>
        <w:drawing>
          <wp:inline distT="0" distB="0" distL="0" distR="0" wp14:anchorId="08A6502B" wp14:editId="0D8AB718">
            <wp:extent cx="4221480" cy="25541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527" cy="269879"/>
                    </a:xfrm>
                    <a:prstGeom prst="rect">
                      <a:avLst/>
                    </a:prstGeom>
                  </pic:spPr>
                </pic:pic>
              </a:graphicData>
            </a:graphic>
          </wp:inline>
        </w:drawing>
      </w:r>
      <w:r w:rsidR="00244A5B" w:rsidRPr="00DB3832">
        <w:rPr>
          <w:rFonts w:ascii="Times New Roman" w:hAnsi="Times New Roman" w:cs="Times New Roman"/>
          <w:sz w:val="26"/>
          <w:szCs w:val="26"/>
        </w:rPr>
        <w:t>.</w:t>
      </w:r>
    </w:p>
    <w:p w14:paraId="6F510951" w14:textId="77777777" w:rsidR="00985BB7" w:rsidRPr="00DB3832" w:rsidRDefault="00985BB7" w:rsidP="00DB3832">
      <w:pPr>
        <w:jc w:val="both"/>
        <w:rPr>
          <w:rFonts w:ascii="Times New Roman" w:hAnsi="Times New Roman" w:cs="Times New Roman"/>
          <w:sz w:val="26"/>
          <w:szCs w:val="26"/>
        </w:rPr>
      </w:pPr>
    </w:p>
    <w:p w14:paraId="76198DB1" w14:textId="77777777" w:rsidR="005401E1" w:rsidRPr="00DB3832" w:rsidRDefault="005401E1" w:rsidP="00DB3832">
      <w:pPr>
        <w:jc w:val="both"/>
        <w:rPr>
          <w:rFonts w:ascii="Times New Roman" w:hAnsi="Times New Roman" w:cs="Times New Roman"/>
          <w:sz w:val="26"/>
          <w:szCs w:val="26"/>
          <w:lang w:val="ru-RU"/>
        </w:rPr>
        <w:sectPr w:rsidR="005401E1" w:rsidRPr="00DB3832">
          <w:pgSz w:w="10350" w:h="14790"/>
          <w:pgMar w:top="0" w:right="560" w:bottom="280" w:left="560" w:header="720" w:footer="720" w:gutter="0"/>
          <w:cols w:space="720"/>
        </w:sectPr>
      </w:pPr>
    </w:p>
    <w:p w14:paraId="4D5DAC19" w14:textId="77777777" w:rsidR="005401E1" w:rsidRPr="00DB3832" w:rsidRDefault="005401E1" w:rsidP="00DB3832">
      <w:pPr>
        <w:tabs>
          <w:tab w:val="left" w:pos="1386"/>
        </w:tabs>
        <w:spacing w:before="227"/>
        <w:jc w:val="both"/>
        <w:rPr>
          <w:rFonts w:ascii="Times New Roman" w:eastAsia="Microsoft YaHei Light"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1FD4047B" wp14:editId="23BC9C9B">
            <wp:extent cx="716280" cy="701672"/>
            <wp:effectExtent l="0" t="0" r="762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005" cy="707280"/>
                    </a:xfrm>
                    <a:prstGeom prst="rect">
                      <a:avLst/>
                    </a:prstGeom>
                  </pic:spPr>
                </pic:pic>
              </a:graphicData>
            </a:graphic>
          </wp:inline>
        </w:drawing>
      </w:r>
    </w:p>
    <w:p w14:paraId="176CCBD5" w14:textId="77777777" w:rsidR="005401E1" w:rsidRPr="00DB3832" w:rsidRDefault="005401E1" w:rsidP="00DB3832">
      <w:pPr>
        <w:spacing w:line="252" w:lineRule="auto"/>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br w:type="column"/>
      </w:r>
    </w:p>
    <w:p w14:paraId="5F35ED0D" w14:textId="43D459E2" w:rsidR="00985BB7" w:rsidRPr="00DB3832" w:rsidRDefault="005401E1" w:rsidP="00DB3832">
      <w:pPr>
        <w:spacing w:line="252" w:lineRule="auto"/>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num="2" w:space="720" w:equalWidth="0">
            <w:col w:w="1502" w:space="40"/>
            <w:col w:w="7688"/>
          </w:cols>
        </w:sectPr>
      </w:pPr>
      <w:r w:rsidRPr="00DB3832">
        <w:rPr>
          <w:rFonts w:ascii="Times New Roman" w:hAnsi="Times New Roman" w:cs="Times New Roman"/>
          <w:sz w:val="26"/>
          <w:szCs w:val="26"/>
          <w:lang w:val="ru-RU"/>
        </w:rPr>
        <w:t>Отметим, что JPython по умолчанию скрывает методы и атрибуты, начинающиеся знаком подчеркивания, например магические методы и внутренние «закрытые» методы и атрибуты, чтобы не загромождать экран (и не смущать неопытных пользователей). На них автозавершение также распространяется, нужно только сначала набрать знак подчеркивания. Если вы предпочитаете всегда видеть такие методы при автозавершении, измените соответствующий режим в конфигурационном файле JPython.</w:t>
      </w:r>
    </w:p>
    <w:p w14:paraId="4CF567D1" w14:textId="3B0AE03A" w:rsidR="009260B1" w:rsidRPr="00DB3832" w:rsidRDefault="00985BB7" w:rsidP="00DB3832">
      <w:pPr>
        <w:pStyle w:val="BodyText"/>
        <w:spacing w:before="198" w:line="237" w:lineRule="auto"/>
        <w:ind w:left="102" w:right="189" w:firstLine="291"/>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Завершение по нажатию Та</w:t>
      </w:r>
      <w:r w:rsidR="00C4489E">
        <w:rPr>
          <w:rFonts w:ascii="Times New Roman" w:hAnsi="Times New Roman" w:cs="Times New Roman"/>
          <w:w w:val="95"/>
          <w:sz w:val="26"/>
          <w:szCs w:val="26"/>
        </w:rPr>
        <w:t>b</w:t>
      </w:r>
      <w:r w:rsidRPr="00DB3832">
        <w:rPr>
          <w:rFonts w:ascii="Times New Roman" w:hAnsi="Times New Roman" w:cs="Times New Roman"/>
          <w:w w:val="95"/>
          <w:sz w:val="26"/>
          <w:szCs w:val="26"/>
          <w:lang w:val="ru-RU"/>
        </w:rPr>
        <w:t xml:space="preserve"> работает во многих контекстах, помимо поиска в</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интерактивном пространстве имен и завершения атрибутов объекта или модуля.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Если нажать &lt;Та</w:t>
      </w:r>
      <w:r w:rsidR="00C4489E">
        <w:rPr>
          <w:rFonts w:ascii="Times New Roman" w:hAnsi="Times New Roman" w:cs="Times New Roman"/>
          <w:w w:val="95"/>
          <w:sz w:val="26"/>
          <w:szCs w:val="26"/>
        </w:rPr>
        <w:t>b</w:t>
      </w:r>
      <w:r w:rsidRPr="00DB3832">
        <w:rPr>
          <w:rFonts w:ascii="Times New Roman" w:hAnsi="Times New Roman" w:cs="Times New Roman"/>
          <w:w w:val="95"/>
          <w:sz w:val="26"/>
          <w:szCs w:val="26"/>
          <w:lang w:val="ru-RU"/>
        </w:rPr>
        <w:t>&gt; при вводе чего-то, похожего на путь к файлу (даже внутри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строки</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rPr>
        <w:t>Python</w:t>
      </w:r>
      <w:r w:rsidRPr="00DB3832">
        <w:rPr>
          <w:rFonts w:ascii="Times New Roman" w:hAnsi="Times New Roman" w:cs="Times New Roman"/>
          <w:sz w:val="26"/>
          <w:szCs w:val="26"/>
          <w:lang w:val="ru-RU"/>
        </w:rPr>
        <w:t>),</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то</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будет</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произведен</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поиск</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файловой</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системе:</w:t>
      </w:r>
    </w:p>
    <w:p w14:paraId="2EBDF0F4" w14:textId="09822845" w:rsidR="009260B1" w:rsidRPr="00DB3832" w:rsidRDefault="009260B1" w:rsidP="00DB3832">
      <w:pPr>
        <w:pStyle w:val="BodyText"/>
        <w:spacing w:before="198" w:line="237" w:lineRule="auto"/>
        <w:ind w:left="102" w:right="189" w:firstLine="291"/>
        <w:jc w:val="both"/>
        <w:rPr>
          <w:rFonts w:ascii="Times New Roman" w:hAnsi="Times New Roman" w:cs="Times New Roman"/>
          <w:sz w:val="26"/>
          <w:szCs w:val="26"/>
        </w:rPr>
        <w:sectPr w:rsidR="009260B1" w:rsidRPr="00DB3832">
          <w:type w:val="continuous"/>
          <w:pgSz w:w="10350" w:h="14790"/>
          <w:pgMar w:top="0" w:right="560" w:bottom="280" w:left="560" w:header="720" w:footer="720" w:gutter="0"/>
          <w:cols w:space="720"/>
        </w:sectPr>
      </w:pPr>
      <w:r w:rsidRPr="00DB3832">
        <w:rPr>
          <w:rFonts w:ascii="Times New Roman" w:hAnsi="Times New Roman" w:cs="Times New Roman"/>
          <w:noProof/>
          <w:sz w:val="26"/>
          <w:szCs w:val="26"/>
        </w:rPr>
        <w:drawing>
          <wp:inline distT="0" distB="0" distL="0" distR="0" wp14:anchorId="614F99BC" wp14:editId="2F78738B">
            <wp:extent cx="5645416" cy="1196975"/>
            <wp:effectExtent l="0" t="0" r="0" b="31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7280" cy="1197370"/>
                    </a:xfrm>
                    <a:prstGeom prst="rect">
                      <a:avLst/>
                    </a:prstGeom>
                  </pic:spPr>
                </pic:pic>
              </a:graphicData>
            </a:graphic>
          </wp:inline>
        </w:drawing>
      </w:r>
    </w:p>
    <w:p w14:paraId="32C5A28C" w14:textId="46576781" w:rsidR="009260B1" w:rsidRPr="00DB3832" w:rsidRDefault="009260B1" w:rsidP="00DB3832">
      <w:pPr>
        <w:spacing w:line="235" w:lineRule="auto"/>
        <w:jc w:val="both"/>
        <w:rPr>
          <w:rFonts w:ascii="Times New Roman" w:hAnsi="Times New Roman" w:cs="Times New Roman"/>
          <w:sz w:val="26"/>
          <w:szCs w:val="26"/>
        </w:rPr>
        <w:sectPr w:rsidR="009260B1" w:rsidRPr="00DB3832">
          <w:type w:val="continuous"/>
          <w:pgSz w:w="10350" w:h="14790"/>
          <w:pgMar w:top="0" w:right="560" w:bottom="280" w:left="560" w:header="720" w:footer="720" w:gutter="0"/>
          <w:cols w:num="2" w:space="720" w:equalWidth="0">
            <w:col w:w="4306" w:space="40"/>
            <w:col w:w="4884"/>
          </w:cols>
        </w:sectPr>
      </w:pPr>
    </w:p>
    <w:p w14:paraId="62F9A568" w14:textId="77777777" w:rsidR="00985BB7" w:rsidRPr="00DB3832" w:rsidRDefault="00985BB7" w:rsidP="00DB3832">
      <w:pPr>
        <w:pStyle w:val="BodyText"/>
        <w:spacing w:before="213" w:line="235" w:lineRule="auto"/>
        <w:ind w:left="103" w:firstLine="294"/>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В</w:t>
      </w:r>
      <w:r w:rsidRPr="00DB3832">
        <w:rPr>
          <w:rFonts w:ascii="Times New Roman" w:hAnsi="Times New Roman" w:cs="Times New Roman"/>
          <w:spacing w:val="35"/>
          <w:w w:val="90"/>
          <w:sz w:val="26"/>
          <w:szCs w:val="26"/>
          <w:lang w:val="ru-RU"/>
        </w:rPr>
        <w:t xml:space="preserve"> </w:t>
      </w:r>
      <w:r w:rsidRPr="00DB3832">
        <w:rPr>
          <w:rFonts w:ascii="Times New Roman" w:hAnsi="Times New Roman" w:cs="Times New Roman"/>
          <w:w w:val="90"/>
          <w:sz w:val="26"/>
          <w:szCs w:val="26"/>
          <w:lang w:val="ru-RU"/>
        </w:rPr>
        <w:t>сочетании</w:t>
      </w:r>
      <w:r w:rsidRPr="00DB3832">
        <w:rPr>
          <w:rFonts w:ascii="Times New Roman" w:hAnsi="Times New Roman" w:cs="Times New Roman"/>
          <w:spacing w:val="19"/>
          <w:w w:val="90"/>
          <w:sz w:val="26"/>
          <w:szCs w:val="26"/>
          <w:lang w:val="ru-RU"/>
        </w:rPr>
        <w:t xml:space="preserve"> </w:t>
      </w:r>
      <w:r w:rsidRPr="00DB3832">
        <w:rPr>
          <w:rFonts w:ascii="Times New Roman" w:hAnsi="Times New Roman" w:cs="Times New Roman"/>
          <w:w w:val="90"/>
          <w:sz w:val="26"/>
          <w:szCs w:val="26"/>
          <w:lang w:val="ru-RU"/>
        </w:rPr>
        <w:t>с</w:t>
      </w:r>
      <w:r w:rsidRPr="00DB3832">
        <w:rPr>
          <w:rFonts w:ascii="Times New Roman" w:hAnsi="Times New Roman" w:cs="Times New Roman"/>
          <w:spacing w:val="37"/>
          <w:w w:val="90"/>
          <w:sz w:val="26"/>
          <w:szCs w:val="26"/>
          <w:lang w:val="ru-RU"/>
        </w:rPr>
        <w:t xml:space="preserve"> </w:t>
      </w:r>
      <w:r w:rsidRPr="00DB3832">
        <w:rPr>
          <w:rFonts w:ascii="Times New Roman" w:hAnsi="Times New Roman" w:cs="Times New Roman"/>
          <w:w w:val="90"/>
          <w:sz w:val="26"/>
          <w:szCs w:val="26"/>
          <w:lang w:val="ru-RU"/>
        </w:rPr>
        <w:t>командой</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w:t>
      </w:r>
      <w:r w:rsidRPr="00DB3832">
        <w:rPr>
          <w:rFonts w:ascii="Times New Roman" w:hAnsi="Times New Roman" w:cs="Times New Roman"/>
          <w:w w:val="90"/>
          <w:sz w:val="26"/>
          <w:szCs w:val="26"/>
        </w:rPr>
        <w:t>run</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(см.</w:t>
      </w:r>
      <w:r w:rsidRPr="00DB3832">
        <w:rPr>
          <w:rFonts w:ascii="Times New Roman" w:hAnsi="Times New Roman" w:cs="Times New Roman"/>
          <w:spacing w:val="40"/>
          <w:w w:val="90"/>
          <w:sz w:val="26"/>
          <w:szCs w:val="26"/>
          <w:lang w:val="ru-RU"/>
        </w:rPr>
        <w:t xml:space="preserve"> </w:t>
      </w:r>
      <w:r w:rsidRPr="00DB3832">
        <w:rPr>
          <w:rFonts w:ascii="Times New Roman" w:hAnsi="Times New Roman" w:cs="Times New Roman"/>
          <w:w w:val="90"/>
          <w:sz w:val="26"/>
          <w:szCs w:val="26"/>
          <w:lang w:val="ru-RU"/>
        </w:rPr>
        <w:t>ниже)</w:t>
      </w:r>
      <w:r w:rsidRPr="00DB3832">
        <w:rPr>
          <w:rFonts w:ascii="Times New Roman" w:hAnsi="Times New Roman" w:cs="Times New Roman"/>
          <w:spacing w:val="26"/>
          <w:w w:val="90"/>
          <w:sz w:val="26"/>
          <w:szCs w:val="26"/>
          <w:lang w:val="ru-RU"/>
        </w:rPr>
        <w:t xml:space="preserve"> </w:t>
      </w:r>
      <w:r w:rsidRPr="00DB3832">
        <w:rPr>
          <w:rFonts w:ascii="Times New Roman" w:hAnsi="Times New Roman" w:cs="Times New Roman"/>
          <w:w w:val="90"/>
          <w:sz w:val="26"/>
          <w:szCs w:val="26"/>
          <w:lang w:val="ru-RU"/>
        </w:rPr>
        <w:t>эта</w:t>
      </w:r>
      <w:r w:rsidRPr="00DB3832">
        <w:rPr>
          <w:rFonts w:ascii="Times New Roman" w:hAnsi="Times New Roman" w:cs="Times New Roman"/>
          <w:spacing w:val="25"/>
          <w:w w:val="90"/>
          <w:sz w:val="26"/>
          <w:szCs w:val="26"/>
          <w:lang w:val="ru-RU"/>
        </w:rPr>
        <w:t xml:space="preserve"> </w:t>
      </w:r>
      <w:r w:rsidRPr="00DB3832">
        <w:rPr>
          <w:rFonts w:ascii="Times New Roman" w:hAnsi="Times New Roman" w:cs="Times New Roman"/>
          <w:w w:val="90"/>
          <w:sz w:val="26"/>
          <w:szCs w:val="26"/>
          <w:lang w:val="ru-RU"/>
        </w:rPr>
        <w:t>функция</w:t>
      </w:r>
      <w:r w:rsidRPr="00DB3832">
        <w:rPr>
          <w:rFonts w:ascii="Times New Roman" w:hAnsi="Times New Roman" w:cs="Times New Roman"/>
          <w:spacing w:val="36"/>
          <w:w w:val="90"/>
          <w:sz w:val="26"/>
          <w:szCs w:val="26"/>
          <w:lang w:val="ru-RU"/>
        </w:rPr>
        <w:t xml:space="preserve"> </w:t>
      </w:r>
      <w:r w:rsidRPr="00DB3832">
        <w:rPr>
          <w:rFonts w:ascii="Times New Roman" w:hAnsi="Times New Roman" w:cs="Times New Roman"/>
          <w:w w:val="90"/>
          <w:sz w:val="26"/>
          <w:szCs w:val="26"/>
          <w:lang w:val="ru-RU"/>
        </w:rPr>
        <w:t>несомненно</w:t>
      </w:r>
      <w:r w:rsidRPr="00DB3832">
        <w:rPr>
          <w:rFonts w:ascii="Times New Roman" w:hAnsi="Times New Roman" w:cs="Times New Roman"/>
          <w:spacing w:val="33"/>
          <w:w w:val="90"/>
          <w:sz w:val="26"/>
          <w:szCs w:val="26"/>
          <w:lang w:val="ru-RU"/>
        </w:rPr>
        <w:t xml:space="preserve"> </w:t>
      </w:r>
      <w:r w:rsidRPr="00DB3832">
        <w:rPr>
          <w:rFonts w:ascii="Times New Roman" w:hAnsi="Times New Roman" w:cs="Times New Roman"/>
          <w:w w:val="90"/>
          <w:sz w:val="26"/>
          <w:szCs w:val="26"/>
          <w:lang w:val="ru-RU"/>
        </w:rPr>
        <w:t>позволит</w:t>
      </w:r>
      <w:r w:rsidRPr="00DB3832">
        <w:rPr>
          <w:rFonts w:ascii="Times New Roman" w:hAnsi="Times New Roman" w:cs="Times New Roman"/>
          <w:spacing w:val="26"/>
          <w:w w:val="90"/>
          <w:sz w:val="26"/>
          <w:szCs w:val="26"/>
          <w:lang w:val="ru-RU"/>
        </w:rPr>
        <w:t xml:space="preserve"> </w:t>
      </w:r>
      <w:r w:rsidRPr="00DB3832">
        <w:rPr>
          <w:rFonts w:ascii="Times New Roman" w:hAnsi="Times New Roman" w:cs="Times New Roman"/>
          <w:w w:val="90"/>
          <w:sz w:val="26"/>
          <w:szCs w:val="26"/>
          <w:lang w:val="ru-RU"/>
        </w:rPr>
        <w:t>вам</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sz w:val="26"/>
          <w:szCs w:val="26"/>
          <w:lang w:val="ru-RU"/>
        </w:rPr>
        <w:t>меньше</w:t>
      </w:r>
      <w:r w:rsidRPr="00DB3832">
        <w:rPr>
          <w:rFonts w:ascii="Times New Roman" w:hAnsi="Times New Roman" w:cs="Times New Roman"/>
          <w:spacing w:val="-18"/>
          <w:sz w:val="26"/>
          <w:szCs w:val="26"/>
          <w:lang w:val="ru-RU"/>
        </w:rPr>
        <w:t xml:space="preserve"> </w:t>
      </w:r>
      <w:r w:rsidRPr="00DB3832">
        <w:rPr>
          <w:rFonts w:ascii="Times New Roman" w:hAnsi="Times New Roman" w:cs="Times New Roman"/>
          <w:sz w:val="26"/>
          <w:szCs w:val="26"/>
          <w:lang w:val="ru-RU"/>
        </w:rPr>
        <w:t>лупить</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по</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клавиатуре.</w:t>
      </w:r>
    </w:p>
    <w:p w14:paraId="1E4B6ABD" w14:textId="77777777" w:rsidR="00985BB7" w:rsidRPr="00DB3832" w:rsidRDefault="00985BB7" w:rsidP="00DB3832">
      <w:pPr>
        <w:pStyle w:val="BodyText"/>
        <w:spacing w:line="237" w:lineRule="auto"/>
        <w:ind w:left="112" w:firstLine="349"/>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Автозавершение</w:t>
      </w:r>
      <w:r w:rsidRPr="00DB3832">
        <w:rPr>
          <w:rFonts w:ascii="Times New Roman" w:hAnsi="Times New Roman" w:cs="Times New Roman"/>
          <w:spacing w:val="20"/>
          <w:w w:val="95"/>
          <w:sz w:val="26"/>
          <w:szCs w:val="26"/>
          <w:lang w:val="ru-RU"/>
        </w:rPr>
        <w:t xml:space="preserve"> </w:t>
      </w:r>
      <w:r w:rsidRPr="00DB3832">
        <w:rPr>
          <w:rFonts w:ascii="Times New Roman" w:hAnsi="Times New Roman" w:cs="Times New Roman"/>
          <w:w w:val="95"/>
          <w:sz w:val="26"/>
          <w:szCs w:val="26"/>
          <w:lang w:val="ru-RU"/>
        </w:rPr>
        <w:t>позволяет</w:t>
      </w:r>
      <w:r w:rsidRPr="00DB3832">
        <w:rPr>
          <w:rFonts w:ascii="Times New Roman" w:hAnsi="Times New Roman" w:cs="Times New Roman"/>
          <w:spacing w:val="22"/>
          <w:w w:val="95"/>
          <w:sz w:val="26"/>
          <w:szCs w:val="26"/>
          <w:lang w:val="ru-RU"/>
        </w:rPr>
        <w:t xml:space="preserve"> </w:t>
      </w:r>
      <w:r w:rsidRPr="00DB3832">
        <w:rPr>
          <w:rFonts w:ascii="Times New Roman" w:hAnsi="Times New Roman" w:cs="Times New Roman"/>
          <w:w w:val="95"/>
          <w:sz w:val="26"/>
          <w:szCs w:val="26"/>
          <w:lang w:val="ru-RU"/>
        </w:rPr>
        <w:t>также</w:t>
      </w:r>
      <w:r w:rsidRPr="00DB3832">
        <w:rPr>
          <w:rFonts w:ascii="Times New Roman" w:hAnsi="Times New Roman" w:cs="Times New Roman"/>
          <w:spacing w:val="15"/>
          <w:w w:val="95"/>
          <w:sz w:val="26"/>
          <w:szCs w:val="26"/>
          <w:lang w:val="ru-RU"/>
        </w:rPr>
        <w:t xml:space="preserve"> </w:t>
      </w:r>
      <w:r w:rsidRPr="00DB3832">
        <w:rPr>
          <w:rFonts w:ascii="Times New Roman" w:hAnsi="Times New Roman" w:cs="Times New Roman"/>
          <w:w w:val="95"/>
          <w:sz w:val="26"/>
          <w:szCs w:val="26"/>
          <w:lang w:val="ru-RU"/>
        </w:rPr>
        <w:t>сэкономить</w:t>
      </w:r>
      <w:r w:rsidRPr="00DB3832">
        <w:rPr>
          <w:rFonts w:ascii="Times New Roman" w:hAnsi="Times New Roman" w:cs="Times New Roman"/>
          <w:spacing w:val="20"/>
          <w:w w:val="95"/>
          <w:sz w:val="26"/>
          <w:szCs w:val="26"/>
          <w:lang w:val="ru-RU"/>
        </w:rPr>
        <w:t xml:space="preserve"> </w:t>
      </w:r>
      <w:r w:rsidRPr="00DB3832">
        <w:rPr>
          <w:rFonts w:ascii="Times New Roman" w:hAnsi="Times New Roman" w:cs="Times New Roman"/>
          <w:w w:val="95"/>
          <w:sz w:val="26"/>
          <w:szCs w:val="26"/>
          <w:lang w:val="ru-RU"/>
        </w:rPr>
        <w:t>время</w:t>
      </w:r>
      <w:r w:rsidRPr="00DB3832">
        <w:rPr>
          <w:rFonts w:ascii="Times New Roman" w:hAnsi="Times New Roman" w:cs="Times New Roman"/>
          <w:spacing w:val="23"/>
          <w:w w:val="95"/>
          <w:sz w:val="26"/>
          <w:szCs w:val="26"/>
          <w:lang w:val="ru-RU"/>
        </w:rPr>
        <w:t xml:space="preserve"> </w:t>
      </w:r>
      <w:r w:rsidRPr="00DB3832">
        <w:rPr>
          <w:rFonts w:ascii="Times New Roman" w:hAnsi="Times New Roman" w:cs="Times New Roman"/>
          <w:w w:val="95"/>
          <w:sz w:val="26"/>
          <w:szCs w:val="26"/>
          <w:lang w:val="ru-RU"/>
        </w:rPr>
        <w:t>при</w:t>
      </w:r>
      <w:r w:rsidRPr="00DB3832">
        <w:rPr>
          <w:rFonts w:ascii="Times New Roman" w:hAnsi="Times New Roman" w:cs="Times New Roman"/>
          <w:spacing w:val="20"/>
          <w:w w:val="95"/>
          <w:sz w:val="26"/>
          <w:szCs w:val="26"/>
          <w:lang w:val="ru-RU"/>
        </w:rPr>
        <w:t xml:space="preserve"> </w:t>
      </w:r>
      <w:r w:rsidRPr="00DB3832">
        <w:rPr>
          <w:rFonts w:ascii="Times New Roman" w:hAnsi="Times New Roman" w:cs="Times New Roman"/>
          <w:w w:val="95"/>
          <w:sz w:val="26"/>
          <w:szCs w:val="26"/>
          <w:lang w:val="ru-RU"/>
        </w:rPr>
        <w:t>вводе</w:t>
      </w:r>
      <w:r w:rsidRPr="00DB3832">
        <w:rPr>
          <w:rFonts w:ascii="Times New Roman" w:hAnsi="Times New Roman" w:cs="Times New Roman"/>
          <w:spacing w:val="18"/>
          <w:w w:val="95"/>
          <w:sz w:val="26"/>
          <w:szCs w:val="26"/>
          <w:lang w:val="ru-RU"/>
        </w:rPr>
        <w:t xml:space="preserve"> </w:t>
      </w:r>
      <w:r w:rsidRPr="00DB3832">
        <w:rPr>
          <w:rFonts w:ascii="Times New Roman" w:hAnsi="Times New Roman" w:cs="Times New Roman"/>
          <w:w w:val="95"/>
          <w:sz w:val="26"/>
          <w:szCs w:val="26"/>
          <w:lang w:val="ru-RU"/>
        </w:rPr>
        <w:t>именованных</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sz w:val="26"/>
          <w:szCs w:val="26"/>
          <w:lang w:val="ru-RU"/>
        </w:rPr>
        <w:t>аргументов</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функции</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том</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числе</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самого</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знака=).</w:t>
      </w:r>
    </w:p>
    <w:p w14:paraId="4E4A93F9" w14:textId="77777777" w:rsidR="00985BB7" w:rsidRPr="00DB3832" w:rsidRDefault="00985BB7" w:rsidP="00DB3832">
      <w:pPr>
        <w:spacing w:before="296"/>
        <w:ind w:left="393"/>
        <w:jc w:val="both"/>
        <w:rPr>
          <w:rFonts w:ascii="Times New Roman" w:hAnsi="Times New Roman" w:cs="Times New Roman"/>
          <w:b/>
          <w:i/>
          <w:sz w:val="26"/>
          <w:szCs w:val="26"/>
          <w:lang w:val="ru-RU"/>
        </w:rPr>
      </w:pPr>
      <w:bookmarkStart w:id="5" w:name="_TOC_250162"/>
      <w:bookmarkEnd w:id="5"/>
      <w:r w:rsidRPr="00DB3832">
        <w:rPr>
          <w:rFonts w:ascii="Times New Roman" w:hAnsi="Times New Roman" w:cs="Times New Roman"/>
          <w:b/>
          <w:i/>
          <w:sz w:val="26"/>
          <w:szCs w:val="26"/>
          <w:lang w:val="ru-RU"/>
        </w:rPr>
        <w:t>Интроспекция</w:t>
      </w:r>
    </w:p>
    <w:p w14:paraId="1E1BA3F5" w14:textId="77777777" w:rsidR="00985BB7" w:rsidRPr="00DB3832" w:rsidRDefault="00985BB7" w:rsidP="00DB3832">
      <w:pPr>
        <w:pStyle w:val="BodyText"/>
        <w:spacing w:before="23" w:line="237" w:lineRule="auto"/>
        <w:ind w:left="123" w:firstLine="281"/>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Если</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ввести</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вопросительный</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знак</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 до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или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после</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имени</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переменной,</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то будет</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sz w:val="26"/>
          <w:szCs w:val="26"/>
          <w:lang w:val="ru-RU"/>
        </w:rPr>
        <w:t>напечатана</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общая</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информация</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об объекте:</w:t>
      </w:r>
    </w:p>
    <w:p w14:paraId="03D3E2DB" w14:textId="77777777" w:rsidR="00F30A47" w:rsidRPr="00DB3832" w:rsidRDefault="00F30A47" w:rsidP="00DB3832">
      <w:pPr>
        <w:pStyle w:val="BodyText"/>
        <w:spacing w:before="201" w:line="228" w:lineRule="auto"/>
        <w:ind w:left="143" w:right="172" w:firstLine="283"/>
        <w:jc w:val="both"/>
        <w:rPr>
          <w:rFonts w:ascii="Times New Roman"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61E9C8E8" wp14:editId="5E6EC965">
            <wp:extent cx="4693679" cy="11239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8244" cy="1125043"/>
                    </a:xfrm>
                    <a:prstGeom prst="rect">
                      <a:avLst/>
                    </a:prstGeom>
                  </pic:spPr>
                </pic:pic>
              </a:graphicData>
            </a:graphic>
          </wp:inline>
        </w:drawing>
      </w:r>
    </w:p>
    <w:p w14:paraId="26351D89" w14:textId="384F3299" w:rsidR="00AE54AA" w:rsidRDefault="00985BB7" w:rsidP="00DB3832">
      <w:pPr>
        <w:pStyle w:val="BodyText"/>
        <w:spacing w:before="201" w:line="228" w:lineRule="auto"/>
        <w:ind w:left="143" w:right="172" w:firstLine="283"/>
        <w:jc w:val="both"/>
        <w:rPr>
          <w:rFonts w:ascii="Times New Roman" w:hAnsi="Times New Roman" w:cs="Times New Roman"/>
          <w:w w:val="95"/>
          <w:sz w:val="26"/>
          <w:szCs w:val="26"/>
          <w:lang w:val="ru-RU"/>
        </w:rPr>
      </w:pPr>
      <w:r w:rsidRPr="00DB3832">
        <w:rPr>
          <w:rFonts w:ascii="Times New Roman" w:hAnsi="Times New Roman" w:cs="Times New Roman"/>
          <w:sz w:val="26"/>
          <w:szCs w:val="26"/>
          <w:lang w:val="ru-RU"/>
        </w:rPr>
        <w:t xml:space="preserve">Это называется </w:t>
      </w:r>
      <w:r w:rsidRPr="00DB3832">
        <w:rPr>
          <w:rFonts w:ascii="Times New Roman" w:hAnsi="Times New Roman" w:cs="Times New Roman"/>
          <w:sz w:val="26"/>
          <w:szCs w:val="26"/>
          <w:lang w:val="ru-RU"/>
          <w:rPrChange w:id="6" w:author="Egor Zavgorodnev" w:date="2021-06-01T12:43:00Z">
            <w:rPr>
              <w:rFonts w:ascii="Gill Sans Nova Cond Lt" w:hAnsi="Gill Sans Nova Cond Lt"/>
              <w:i/>
              <w:w w:val="145"/>
              <w:sz w:val="26"/>
              <w:lang w:val="ru-RU"/>
            </w:rPr>
          </w:rPrChange>
        </w:rPr>
        <w:t>иитроспекцией обьекта.</w:t>
      </w:r>
      <w:r w:rsidRPr="00DB3832">
        <w:rPr>
          <w:rFonts w:ascii="Times New Roman" w:hAnsi="Times New Roman" w:cs="Times New Roman"/>
          <w:i/>
          <w:w w:val="145"/>
          <w:sz w:val="26"/>
          <w:szCs w:val="26"/>
          <w:lang w:val="ru-RU"/>
        </w:rPr>
        <w:t xml:space="preserve"> </w:t>
      </w:r>
      <w:r w:rsidRPr="00DB3832">
        <w:rPr>
          <w:rFonts w:ascii="Times New Roman" w:hAnsi="Times New Roman" w:cs="Times New Roman"/>
          <w:sz w:val="26"/>
          <w:szCs w:val="26"/>
          <w:lang w:val="ru-RU"/>
        </w:rPr>
        <w:t>Если объект представляет собой функ</w:t>
      </w:r>
      <w:r w:rsidRPr="00DB3832">
        <w:rPr>
          <w:rFonts w:ascii="Times New Roman" w:hAnsi="Times New Roman" w:cs="Times New Roman"/>
          <w:w w:val="95"/>
          <w:sz w:val="26"/>
          <w:szCs w:val="26"/>
          <w:lang w:val="ru-RU"/>
        </w:rPr>
        <w:t xml:space="preserve">цию или метод экземпляра, то будет показана строка документации, если опа </w:t>
      </w:r>
    </w:p>
    <w:p w14:paraId="14A97C6A" w14:textId="5EBADE05" w:rsidR="00985BB7" w:rsidRPr="00DB3832" w:rsidRDefault="00985BB7" w:rsidP="00AE54AA">
      <w:pPr>
        <w:pStyle w:val="BodyText"/>
        <w:spacing w:before="201" w:line="228" w:lineRule="auto"/>
        <w:ind w:right="172"/>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су</w:t>
      </w:r>
      <w:r w:rsidRPr="00DB3832">
        <w:rPr>
          <w:rFonts w:ascii="Times New Roman" w:hAnsi="Times New Roman" w:cs="Times New Roman"/>
          <w:sz w:val="26"/>
          <w:szCs w:val="26"/>
          <w:lang w:val="ru-RU"/>
        </w:rPr>
        <w:t>ществует.</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Допустим,</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мы</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написали</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такую</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функцию:</w:t>
      </w:r>
    </w:p>
    <w:p w14:paraId="13AC8B8E" w14:textId="085160A2" w:rsidR="00985BB7" w:rsidRPr="00DB3832" w:rsidRDefault="00985BB7" w:rsidP="00DB3832">
      <w:pPr>
        <w:spacing w:line="487" w:lineRule="auto"/>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space="720"/>
        </w:sectPr>
      </w:pPr>
    </w:p>
    <w:p w14:paraId="460C9CC3" w14:textId="0EA3C6F8" w:rsidR="001E50C0" w:rsidRPr="00DB3832" w:rsidRDefault="00D46EE3" w:rsidP="00385F66">
      <w:pPr>
        <w:tabs>
          <w:tab w:val="left" w:pos="7009"/>
        </w:tabs>
        <w:spacing w:before="55"/>
        <w:jc w:val="both"/>
        <w:rPr>
          <w:rFonts w:ascii="Times New Roman" w:hAnsi="Times New Roman" w:cs="Times New Roman"/>
          <w:b/>
          <w:sz w:val="26"/>
          <w:szCs w:val="26"/>
        </w:rPr>
      </w:pPr>
      <w:r w:rsidRPr="00DB3832">
        <w:rPr>
          <w:rFonts w:ascii="Times New Roman" w:hAnsi="Times New Roman" w:cs="Times New Roman"/>
          <w:noProof/>
          <w:sz w:val="26"/>
          <w:szCs w:val="26"/>
        </w:rPr>
        <w:lastRenderedPageBreak/>
        <w:drawing>
          <wp:inline distT="0" distB="0" distL="0" distR="0" wp14:anchorId="3C14C773" wp14:editId="043458D4">
            <wp:extent cx="1691089" cy="861060"/>
            <wp:effectExtent l="0" t="0" r="444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7186" cy="874348"/>
                    </a:xfrm>
                    <a:prstGeom prst="rect">
                      <a:avLst/>
                    </a:prstGeom>
                  </pic:spPr>
                </pic:pic>
              </a:graphicData>
            </a:graphic>
          </wp:inline>
        </w:drawing>
      </w:r>
      <w:del w:id="7" w:author="Egor Zavgorodnev" w:date="2021-06-01T12:44:00Z">
        <w:r w:rsidR="00985BB7" w:rsidRPr="00DB3832" w:rsidDel="002B5DA9">
          <w:rPr>
            <w:rFonts w:ascii="Times New Roman" w:hAnsi="Times New Roman" w:cs="Times New Roman"/>
            <w:color w:val="171717"/>
            <w:w w:val="125"/>
            <w:position w:val="-4"/>
            <w:sz w:val="26"/>
            <w:szCs w:val="26"/>
            <w:lang w:val="ru-RU"/>
          </w:rPr>
          <w:delText>1</w:delText>
        </w:r>
        <w:r w:rsidR="00985BB7" w:rsidRPr="00DB3832" w:rsidDel="002B5DA9">
          <w:rPr>
            <w:rFonts w:ascii="Times New Roman" w:hAnsi="Times New Roman" w:cs="Times New Roman"/>
            <w:color w:val="505050"/>
            <w:w w:val="125"/>
            <w:position w:val="-4"/>
            <w:sz w:val="26"/>
            <w:szCs w:val="26"/>
            <w:lang w:val="ru-RU"/>
          </w:rPr>
          <w:delText>1</w:delText>
        </w:r>
      </w:del>
    </w:p>
    <w:p w14:paraId="4A27CCEB" w14:textId="3BB39420" w:rsidR="00C6468B" w:rsidRPr="00DB3832" w:rsidRDefault="00C6468B" w:rsidP="00DB3832">
      <w:pPr>
        <w:tabs>
          <w:tab w:val="left" w:pos="7009"/>
        </w:tabs>
        <w:spacing w:before="55"/>
        <w:ind w:left="184"/>
        <w:jc w:val="both"/>
        <w:rPr>
          <w:rFonts w:ascii="Times New Roman" w:hAnsi="Times New Roman" w:cs="Times New Roman"/>
          <w:b/>
          <w:sz w:val="26"/>
          <w:szCs w:val="26"/>
        </w:rPr>
      </w:pPr>
      <w:r w:rsidRPr="00DB3832">
        <w:rPr>
          <w:rFonts w:ascii="Times New Roman" w:hAnsi="Times New Roman" w:cs="Times New Roman"/>
          <w:noProof/>
          <w:sz w:val="26"/>
          <w:szCs w:val="26"/>
        </w:rPr>
        <w:drawing>
          <wp:inline distT="0" distB="0" distL="0" distR="0" wp14:anchorId="73466BC9" wp14:editId="2B9495A1">
            <wp:extent cx="1826895" cy="466279"/>
            <wp:effectExtent l="0" t="0" r="190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3848" cy="468054"/>
                    </a:xfrm>
                    <a:prstGeom prst="rect">
                      <a:avLst/>
                    </a:prstGeom>
                  </pic:spPr>
                </pic:pic>
              </a:graphicData>
            </a:graphic>
          </wp:inline>
        </w:drawing>
      </w:r>
    </w:p>
    <w:p w14:paraId="147AFCB8" w14:textId="77777777" w:rsidR="00C6468B" w:rsidRPr="00DB3832" w:rsidRDefault="00C6468B" w:rsidP="00DB3832">
      <w:pPr>
        <w:pStyle w:val="BodyText"/>
        <w:spacing w:line="279" w:lineRule="exact"/>
        <w:ind w:left="450"/>
        <w:jc w:val="both"/>
        <w:rPr>
          <w:rFonts w:ascii="Times New Roman" w:hAnsi="Times New Roman" w:cs="Times New Roman"/>
          <w:w w:val="95"/>
          <w:sz w:val="26"/>
          <w:szCs w:val="26"/>
          <w:lang w:val="ru-RU"/>
        </w:rPr>
      </w:pPr>
    </w:p>
    <w:p w14:paraId="3E567CC3" w14:textId="548BDBC5" w:rsidR="00985BB7" w:rsidRPr="00DB3832" w:rsidRDefault="00985BB7" w:rsidP="00DB3832">
      <w:pPr>
        <w:pStyle w:val="BodyText"/>
        <w:spacing w:line="279" w:lineRule="exact"/>
        <w:ind w:left="450"/>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Тогда</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при</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вводе</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знака?</w:t>
      </w:r>
      <w:r w:rsidRPr="00DB3832">
        <w:rPr>
          <w:rFonts w:ascii="Times New Roman" w:hAnsi="Times New Roman" w:cs="Times New Roman"/>
          <w:spacing w:val="27"/>
          <w:w w:val="95"/>
          <w:sz w:val="26"/>
          <w:szCs w:val="26"/>
          <w:lang w:val="ru-RU"/>
        </w:rPr>
        <w:t xml:space="preserve"> </w:t>
      </w:r>
      <w:r w:rsidRPr="00DB3832">
        <w:rPr>
          <w:rFonts w:ascii="Times New Roman" w:hAnsi="Times New Roman" w:cs="Times New Roman"/>
          <w:w w:val="95"/>
          <w:sz w:val="26"/>
          <w:szCs w:val="26"/>
          <w:lang w:val="ru-RU"/>
        </w:rPr>
        <w:t>мы</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увидим</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строку документации:</w:t>
      </w:r>
    </w:p>
    <w:p w14:paraId="13CB2B8B" w14:textId="2B599049" w:rsidR="00EC3965" w:rsidRPr="00DB3832" w:rsidRDefault="00EC3965" w:rsidP="00DB3832">
      <w:pPr>
        <w:pStyle w:val="BodyText"/>
        <w:spacing w:before="144" w:line="235" w:lineRule="auto"/>
        <w:ind w:left="186" w:firstLine="268"/>
        <w:jc w:val="both"/>
        <w:rPr>
          <w:rFonts w:ascii="Times New Roman" w:hAnsi="Times New Roman" w:cs="Times New Roman"/>
          <w:w w:val="95"/>
          <w:sz w:val="26"/>
          <w:szCs w:val="26"/>
          <w:lang w:val="ru-RU"/>
        </w:rPr>
      </w:pPr>
      <w:r w:rsidRPr="00DB3832">
        <w:rPr>
          <w:rFonts w:ascii="Times New Roman" w:hAnsi="Times New Roman" w:cs="Times New Roman"/>
          <w:noProof/>
          <w:sz w:val="26"/>
          <w:szCs w:val="26"/>
        </w:rPr>
        <w:drawing>
          <wp:inline distT="0" distB="0" distL="0" distR="0" wp14:anchorId="260105FB" wp14:editId="463D1450">
            <wp:extent cx="4112286" cy="1402080"/>
            <wp:effectExtent l="0" t="0" r="254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8125" cy="1407480"/>
                    </a:xfrm>
                    <a:prstGeom prst="rect">
                      <a:avLst/>
                    </a:prstGeom>
                  </pic:spPr>
                </pic:pic>
              </a:graphicData>
            </a:graphic>
          </wp:inline>
        </w:drawing>
      </w:r>
    </w:p>
    <w:p w14:paraId="3FA6EAA3" w14:textId="6018002A" w:rsidR="00985BB7" w:rsidRPr="00DB3832" w:rsidRDefault="00985BB7" w:rsidP="00DB3832">
      <w:pPr>
        <w:pStyle w:val="BodyText"/>
        <w:spacing w:before="144" w:line="235" w:lineRule="auto"/>
        <w:ind w:left="186" w:firstLine="268"/>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Два</w:t>
      </w:r>
      <w:r w:rsidRPr="00DB3832">
        <w:rPr>
          <w:rFonts w:ascii="Times New Roman" w:hAnsi="Times New Roman" w:cs="Times New Roman"/>
          <w:spacing w:val="12"/>
          <w:w w:val="95"/>
          <w:sz w:val="26"/>
          <w:szCs w:val="26"/>
          <w:lang w:val="ru-RU"/>
        </w:rPr>
        <w:t xml:space="preserve"> </w:t>
      </w:r>
      <w:r w:rsidRPr="00DB3832">
        <w:rPr>
          <w:rFonts w:ascii="Times New Roman" w:hAnsi="Times New Roman" w:cs="Times New Roman"/>
          <w:w w:val="95"/>
          <w:sz w:val="26"/>
          <w:szCs w:val="26"/>
          <w:lang w:val="ru-RU"/>
        </w:rPr>
        <w:t>вопросительных</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знака</w:t>
      </w:r>
      <w:r w:rsidRPr="00DB3832">
        <w:rPr>
          <w:rFonts w:ascii="Times New Roman" w:hAnsi="Times New Roman" w:cs="Times New Roman"/>
          <w:spacing w:val="37"/>
          <w:w w:val="9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spacing w:val="35"/>
          <w:w w:val="95"/>
          <w:sz w:val="26"/>
          <w:szCs w:val="26"/>
          <w:lang w:val="ru-RU"/>
        </w:rPr>
        <w:t xml:space="preserve"> </w:t>
      </w:r>
      <w:r w:rsidRPr="00DB3832">
        <w:rPr>
          <w:rFonts w:ascii="Times New Roman" w:hAnsi="Times New Roman" w:cs="Times New Roman"/>
          <w:w w:val="95"/>
          <w:sz w:val="26"/>
          <w:szCs w:val="26"/>
          <w:lang w:val="ru-RU"/>
        </w:rPr>
        <w:t>покажут</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также</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исходный</w:t>
      </w:r>
      <w:r w:rsidRPr="00DB3832">
        <w:rPr>
          <w:rFonts w:ascii="Times New Roman" w:hAnsi="Times New Roman" w:cs="Times New Roman"/>
          <w:spacing w:val="14"/>
          <w:w w:val="95"/>
          <w:sz w:val="26"/>
          <w:szCs w:val="26"/>
          <w:lang w:val="ru-RU"/>
        </w:rPr>
        <w:t xml:space="preserve"> </w:t>
      </w:r>
      <w:r w:rsidRPr="00DB3832">
        <w:rPr>
          <w:rFonts w:ascii="Times New Roman" w:hAnsi="Times New Roman" w:cs="Times New Roman"/>
          <w:w w:val="95"/>
          <w:sz w:val="26"/>
          <w:szCs w:val="26"/>
          <w:lang w:val="ru-RU"/>
        </w:rPr>
        <w:t>код</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функции,</w:t>
      </w:r>
      <w:r w:rsidRPr="00DB3832">
        <w:rPr>
          <w:rFonts w:ascii="Times New Roman" w:hAnsi="Times New Roman" w:cs="Times New Roman"/>
          <w:spacing w:val="13"/>
          <w:w w:val="95"/>
          <w:sz w:val="26"/>
          <w:szCs w:val="26"/>
          <w:lang w:val="ru-RU"/>
        </w:rPr>
        <w:t xml:space="preserve"> </w:t>
      </w:r>
      <w:r w:rsidRPr="00DB3832">
        <w:rPr>
          <w:rFonts w:ascii="Times New Roman" w:hAnsi="Times New Roman" w:cs="Times New Roman"/>
          <w:w w:val="95"/>
          <w:sz w:val="26"/>
          <w:szCs w:val="26"/>
          <w:lang w:val="ru-RU"/>
        </w:rPr>
        <w:t>если</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это</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sz w:val="26"/>
          <w:szCs w:val="26"/>
          <w:lang w:val="ru-RU"/>
        </w:rPr>
        <w:t>возможно:</w:t>
      </w:r>
    </w:p>
    <w:p w14:paraId="3C87EB06" w14:textId="39ED90C2" w:rsidR="00E436FB" w:rsidRPr="00DB3832" w:rsidRDefault="00E436FB" w:rsidP="00DB3832">
      <w:pPr>
        <w:pStyle w:val="BodyText"/>
        <w:spacing w:line="235" w:lineRule="auto"/>
        <w:ind w:left="201" w:right="126" w:firstLine="289"/>
        <w:jc w:val="both"/>
        <w:rPr>
          <w:rFonts w:ascii="Times New Roman" w:hAnsi="Times New Roman" w:cs="Times New Roman"/>
          <w:w w:val="95"/>
          <w:sz w:val="26"/>
          <w:szCs w:val="26"/>
          <w:lang w:val="ru-RU"/>
        </w:rPr>
      </w:pPr>
      <w:r w:rsidRPr="00DB3832">
        <w:rPr>
          <w:rFonts w:ascii="Times New Roman" w:hAnsi="Times New Roman" w:cs="Times New Roman"/>
          <w:noProof/>
          <w:sz w:val="26"/>
          <w:szCs w:val="26"/>
        </w:rPr>
        <w:drawing>
          <wp:inline distT="0" distB="0" distL="0" distR="0" wp14:anchorId="69D7411C" wp14:editId="6AA4F060">
            <wp:extent cx="3840480" cy="1957361"/>
            <wp:effectExtent l="0" t="0" r="762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8027" cy="1966304"/>
                    </a:xfrm>
                    <a:prstGeom prst="rect">
                      <a:avLst/>
                    </a:prstGeom>
                  </pic:spPr>
                </pic:pic>
              </a:graphicData>
            </a:graphic>
          </wp:inline>
        </w:drawing>
      </w:r>
    </w:p>
    <w:p w14:paraId="264C2307" w14:textId="098132D6" w:rsidR="00985BB7" w:rsidRPr="00DB3832" w:rsidRDefault="00985BB7" w:rsidP="00DB3832">
      <w:pPr>
        <w:pStyle w:val="BodyText"/>
        <w:spacing w:line="235" w:lineRule="auto"/>
        <w:ind w:left="201" w:right="126" w:firstLine="289"/>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И последнее применение? - поиск в пространстве имен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по аналогии со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стандартной командной строкой </w:t>
      </w:r>
      <w:r w:rsidRPr="00DB3832">
        <w:rPr>
          <w:rFonts w:ascii="Times New Roman" w:hAnsi="Times New Roman" w:cs="Times New Roman"/>
          <w:w w:val="95"/>
          <w:sz w:val="26"/>
          <w:szCs w:val="26"/>
        </w:rPr>
        <w:t>UNIX</w:t>
      </w:r>
      <w:r w:rsidRPr="00DB3832">
        <w:rPr>
          <w:rFonts w:ascii="Times New Roman" w:hAnsi="Times New Roman" w:cs="Times New Roman"/>
          <w:w w:val="95"/>
          <w:sz w:val="26"/>
          <w:szCs w:val="26"/>
          <w:lang w:val="ru-RU"/>
        </w:rPr>
        <w:t xml:space="preserve"> или </w:t>
      </w:r>
      <w:r w:rsidRPr="00DB3832">
        <w:rPr>
          <w:rFonts w:ascii="Times New Roman" w:hAnsi="Times New Roman" w:cs="Times New Roman"/>
          <w:w w:val="95"/>
          <w:sz w:val="26"/>
          <w:szCs w:val="26"/>
        </w:rPr>
        <w:t>Windows</w:t>
      </w:r>
      <w:r w:rsidRPr="00DB3832">
        <w:rPr>
          <w:rFonts w:ascii="Times New Roman" w:hAnsi="Times New Roman" w:cs="Times New Roman"/>
          <w:w w:val="95"/>
          <w:sz w:val="26"/>
          <w:szCs w:val="26"/>
          <w:lang w:val="ru-RU"/>
        </w:rPr>
        <w:t>. Если ввести несколько сим­</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волов в сочетании с метасимволом *, то будут показаны все имена по указанной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маске. Например, вот как можно получить список всех функций в пространстве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имен</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верхнего</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уровня</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rPr>
        <w:t>N</w:t>
      </w:r>
      <w:r w:rsidR="0014798D" w:rsidRPr="00DB3832">
        <w:rPr>
          <w:rFonts w:ascii="Times New Roman" w:hAnsi="Times New Roman" w:cs="Times New Roman"/>
          <w:sz w:val="26"/>
          <w:szCs w:val="26"/>
        </w:rPr>
        <w:t>um</w:t>
      </w:r>
      <w:r w:rsidRPr="00DB3832">
        <w:rPr>
          <w:rFonts w:ascii="Times New Roman" w:hAnsi="Times New Roman" w:cs="Times New Roman"/>
          <w:sz w:val="26"/>
          <w:szCs w:val="26"/>
        </w:rPr>
        <w:t>Py</w:t>
      </w:r>
      <w:r w:rsidRPr="00DB3832">
        <w:rPr>
          <w:rFonts w:ascii="Times New Roman" w:hAnsi="Times New Roman" w:cs="Times New Roman"/>
          <w:sz w:val="26"/>
          <w:szCs w:val="26"/>
          <w:lang w:val="ru-RU"/>
        </w:rPr>
        <w:t>,</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имена которых</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содержат</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строку</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rPr>
        <w:t>load</w:t>
      </w:r>
      <w:r w:rsidRPr="00DB3832">
        <w:rPr>
          <w:rFonts w:ascii="Times New Roman" w:hAnsi="Times New Roman" w:cs="Times New Roman"/>
          <w:sz w:val="26"/>
          <w:szCs w:val="26"/>
          <w:lang w:val="ru-RU"/>
        </w:rPr>
        <w:t>:</w:t>
      </w:r>
    </w:p>
    <w:p w14:paraId="59993879" w14:textId="77777777" w:rsidR="00C9338C" w:rsidRPr="00DB3832" w:rsidRDefault="00C9338C" w:rsidP="00DB3832">
      <w:pPr>
        <w:spacing w:before="209"/>
        <w:ind w:left="493"/>
        <w:jc w:val="both"/>
        <w:rPr>
          <w:rFonts w:ascii="Times New Roman" w:hAnsi="Times New Roman" w:cs="Times New Roman"/>
          <w:b/>
          <w:i/>
          <w:sz w:val="26"/>
          <w:szCs w:val="26"/>
          <w:lang w:val="ru-RU"/>
        </w:rPr>
      </w:pPr>
      <w:bookmarkStart w:id="8" w:name="_TOC_250161"/>
      <w:r w:rsidRPr="00DB3832">
        <w:rPr>
          <w:rFonts w:ascii="Times New Roman" w:hAnsi="Times New Roman" w:cs="Times New Roman"/>
          <w:noProof/>
          <w:sz w:val="26"/>
          <w:szCs w:val="26"/>
        </w:rPr>
        <w:drawing>
          <wp:inline distT="0" distB="0" distL="0" distR="0" wp14:anchorId="18333D09" wp14:editId="31EBFA77">
            <wp:extent cx="1628775" cy="83906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9992" cy="839693"/>
                    </a:xfrm>
                    <a:prstGeom prst="rect">
                      <a:avLst/>
                    </a:prstGeom>
                  </pic:spPr>
                </pic:pic>
              </a:graphicData>
            </a:graphic>
          </wp:inline>
        </w:drawing>
      </w:r>
    </w:p>
    <w:p w14:paraId="328F410E" w14:textId="22BD775F" w:rsidR="00985BB7" w:rsidRPr="00DB3832" w:rsidRDefault="00985BB7" w:rsidP="00DB3832">
      <w:pPr>
        <w:spacing w:before="209"/>
        <w:ind w:left="493"/>
        <w:jc w:val="both"/>
        <w:rPr>
          <w:rFonts w:ascii="Times New Roman" w:hAnsi="Times New Roman" w:cs="Times New Roman"/>
          <w:b/>
          <w:i/>
          <w:sz w:val="26"/>
          <w:szCs w:val="26"/>
          <w:lang w:val="ru-RU"/>
        </w:rPr>
      </w:pPr>
      <w:r w:rsidRPr="00DB3832">
        <w:rPr>
          <w:rFonts w:ascii="Times New Roman" w:hAnsi="Times New Roman" w:cs="Times New Roman"/>
          <w:b/>
          <w:i/>
          <w:sz w:val="26"/>
          <w:szCs w:val="26"/>
          <w:lang w:val="ru-RU"/>
        </w:rPr>
        <w:t>Команда</w:t>
      </w:r>
      <w:r w:rsidRPr="00DB3832">
        <w:rPr>
          <w:rFonts w:ascii="Times New Roman" w:hAnsi="Times New Roman" w:cs="Times New Roman"/>
          <w:b/>
          <w:i/>
          <w:spacing w:val="4"/>
          <w:sz w:val="26"/>
          <w:szCs w:val="26"/>
          <w:lang w:val="ru-RU"/>
        </w:rPr>
        <w:t xml:space="preserve"> </w:t>
      </w:r>
      <w:bookmarkEnd w:id="8"/>
      <w:r w:rsidRPr="00DB3832">
        <w:rPr>
          <w:rFonts w:ascii="Times New Roman" w:hAnsi="Times New Roman" w:cs="Times New Roman"/>
          <w:b/>
          <w:i/>
          <w:sz w:val="26"/>
          <w:szCs w:val="26"/>
          <w:lang w:val="ru-RU"/>
        </w:rPr>
        <w:t>%</w:t>
      </w:r>
      <w:r w:rsidRPr="00DB3832">
        <w:rPr>
          <w:rFonts w:ascii="Times New Roman" w:hAnsi="Times New Roman" w:cs="Times New Roman"/>
          <w:b/>
          <w:i/>
          <w:sz w:val="26"/>
          <w:szCs w:val="26"/>
        </w:rPr>
        <w:t>run</w:t>
      </w:r>
    </w:p>
    <w:p w14:paraId="3CBF93E6" w14:textId="02D7C6A9" w:rsidR="00985BB7" w:rsidRPr="00DB3832" w:rsidRDefault="00985BB7" w:rsidP="00DB3832">
      <w:pPr>
        <w:pStyle w:val="BodyText"/>
        <w:spacing w:before="68" w:line="237" w:lineRule="auto"/>
        <w:ind w:left="218" w:right="114" w:firstLine="282"/>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Команда %</w:t>
      </w:r>
      <w:r w:rsidRPr="00DB3832">
        <w:rPr>
          <w:rFonts w:ascii="Times New Roman" w:hAnsi="Times New Roman" w:cs="Times New Roman"/>
          <w:w w:val="95"/>
          <w:sz w:val="26"/>
          <w:szCs w:val="26"/>
        </w:rPr>
        <w:t>run</w:t>
      </w:r>
      <w:r w:rsidRPr="00DB3832">
        <w:rPr>
          <w:rFonts w:ascii="Times New Roman" w:hAnsi="Times New Roman" w:cs="Times New Roman"/>
          <w:w w:val="95"/>
          <w:sz w:val="26"/>
          <w:szCs w:val="26"/>
          <w:lang w:val="ru-RU"/>
        </w:rPr>
        <w:t xml:space="preserve"> позволяет выполнить любой файл как Ру</w:t>
      </w:r>
      <w:r w:rsidRPr="00DB3832">
        <w:rPr>
          <w:rFonts w:ascii="Times New Roman" w:hAnsi="Times New Roman" w:cs="Times New Roman"/>
          <w:w w:val="95"/>
          <w:sz w:val="26"/>
          <w:szCs w:val="26"/>
        </w:rPr>
        <w:t>th</w:t>
      </w:r>
      <w:r w:rsidRPr="00DB3832">
        <w:rPr>
          <w:rFonts w:ascii="Times New Roman" w:hAnsi="Times New Roman" w:cs="Times New Roman"/>
          <w:w w:val="95"/>
          <w:sz w:val="26"/>
          <w:szCs w:val="26"/>
          <w:lang w:val="ru-RU"/>
        </w:rPr>
        <w:t>о</w:t>
      </w:r>
      <w:r w:rsidRPr="00DB3832">
        <w:rPr>
          <w:rFonts w:ascii="Times New Roman" w:hAnsi="Times New Roman" w:cs="Times New Roman"/>
          <w:w w:val="95"/>
          <w:sz w:val="26"/>
          <w:szCs w:val="26"/>
        </w:rPr>
        <w:t>n</w:t>
      </w:r>
      <w:r w:rsidRPr="00DB3832">
        <w:rPr>
          <w:rFonts w:ascii="Times New Roman" w:hAnsi="Times New Roman" w:cs="Times New Roman"/>
          <w:w w:val="95"/>
          <w:sz w:val="26"/>
          <w:szCs w:val="26"/>
          <w:lang w:val="ru-RU"/>
        </w:rPr>
        <w:t>-программу в кон­</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 xml:space="preserve">тексте текущего сеанса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Предположим,</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что в</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файле</w:t>
      </w:r>
      <w:r w:rsidRPr="00DB3832">
        <w:rPr>
          <w:rFonts w:ascii="Times New Roman" w:hAnsi="Times New Roman" w:cs="Times New Roman"/>
          <w:spacing w:val="55"/>
          <w:sz w:val="26"/>
          <w:szCs w:val="26"/>
          <w:lang w:val="ru-RU"/>
        </w:rPr>
        <w:t xml:space="preserve">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_</w:t>
      </w:r>
      <w:r w:rsidRPr="00DB3832">
        <w:rPr>
          <w:rFonts w:ascii="Times New Roman" w:hAnsi="Times New Roman" w:cs="Times New Roman"/>
          <w:sz w:val="26"/>
          <w:szCs w:val="26"/>
        </w:rPr>
        <w:t>script</w:t>
      </w:r>
      <w:r w:rsidRPr="00DB3832">
        <w:rPr>
          <w:rFonts w:ascii="Times New Roman" w:hAnsi="Times New Roman" w:cs="Times New Roman"/>
          <w:sz w:val="26"/>
          <w:szCs w:val="26"/>
          <w:lang w:val="ru-RU"/>
        </w:rPr>
        <w:t>_</w:t>
      </w:r>
      <w:r w:rsidRPr="00DB3832">
        <w:rPr>
          <w:rFonts w:ascii="Times New Roman" w:hAnsi="Times New Roman" w:cs="Times New Roman"/>
          <w:sz w:val="26"/>
          <w:szCs w:val="26"/>
        </w:rPr>
        <w:t>test</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.ру</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хранится</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такой</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простенький</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скрипт:</w:t>
      </w:r>
    </w:p>
    <w:p w14:paraId="1C99A1EB" w14:textId="77777777" w:rsidR="00985BB7" w:rsidRPr="00DB3832" w:rsidRDefault="00985BB7" w:rsidP="00DB3832">
      <w:pPr>
        <w:spacing w:line="237" w:lineRule="auto"/>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space="720"/>
        </w:sectPr>
      </w:pPr>
    </w:p>
    <w:p w14:paraId="4CE57329" w14:textId="461185FF" w:rsidR="00985BB7" w:rsidRPr="00DB3832" w:rsidRDefault="00985BB7" w:rsidP="00DB3832">
      <w:pPr>
        <w:pStyle w:val="BodyText"/>
        <w:jc w:val="both"/>
        <w:rPr>
          <w:rFonts w:ascii="Times New Roman" w:hAnsi="Times New Roman" w:cs="Times New Roman"/>
          <w:sz w:val="26"/>
          <w:szCs w:val="26"/>
          <w:lang w:val="ru-RU"/>
        </w:rPr>
      </w:pPr>
    </w:p>
    <w:p w14:paraId="6962E65C" w14:textId="77777777" w:rsidR="00F331BF" w:rsidRPr="00DB3832" w:rsidRDefault="00F331BF" w:rsidP="00DB3832">
      <w:pPr>
        <w:spacing w:before="110"/>
        <w:ind w:left="397"/>
        <w:jc w:val="both"/>
        <w:rPr>
          <w:rFonts w:ascii="Times New Roman" w:hAnsi="Times New Roman" w:cs="Times New Roman"/>
          <w:w w:val="95"/>
          <w:sz w:val="26"/>
          <w:szCs w:val="26"/>
          <w:lang w:val="ru-RU"/>
        </w:rPr>
      </w:pPr>
      <w:r w:rsidRPr="00DB3832">
        <w:rPr>
          <w:rFonts w:ascii="Times New Roman" w:hAnsi="Times New Roman" w:cs="Times New Roman"/>
          <w:noProof/>
          <w:sz w:val="26"/>
          <w:szCs w:val="26"/>
        </w:rPr>
        <w:drawing>
          <wp:inline distT="0" distB="0" distL="0" distR="0" wp14:anchorId="484873D6" wp14:editId="19ED52E9">
            <wp:extent cx="1604194" cy="1344930"/>
            <wp:effectExtent l="0" t="0" r="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5567" cy="1346081"/>
                    </a:xfrm>
                    <a:prstGeom prst="rect">
                      <a:avLst/>
                    </a:prstGeom>
                  </pic:spPr>
                </pic:pic>
              </a:graphicData>
            </a:graphic>
          </wp:inline>
        </w:drawing>
      </w:r>
    </w:p>
    <w:p w14:paraId="40837D6C" w14:textId="7B438C1B" w:rsidR="00985BB7" w:rsidRPr="00DB3832" w:rsidRDefault="00985BB7" w:rsidP="00DB3832">
      <w:pPr>
        <w:spacing w:before="110"/>
        <w:ind w:left="397"/>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Этот</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скрипт</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можно</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выполнить,</w:t>
      </w:r>
      <w:r w:rsidRPr="00DB3832">
        <w:rPr>
          <w:rFonts w:ascii="Times New Roman" w:hAnsi="Times New Roman" w:cs="Times New Roman"/>
          <w:spacing w:val="25"/>
          <w:w w:val="95"/>
          <w:sz w:val="26"/>
          <w:szCs w:val="26"/>
          <w:lang w:val="ru-RU"/>
        </w:rPr>
        <w:t xml:space="preserve"> </w:t>
      </w:r>
      <w:r w:rsidRPr="00DB3832">
        <w:rPr>
          <w:rFonts w:ascii="Times New Roman" w:hAnsi="Times New Roman" w:cs="Times New Roman"/>
          <w:w w:val="95"/>
          <w:sz w:val="26"/>
          <w:szCs w:val="26"/>
          <w:lang w:val="ru-RU"/>
        </w:rPr>
        <w:t>передав</w:t>
      </w:r>
      <w:r w:rsidRPr="00DB3832">
        <w:rPr>
          <w:rFonts w:ascii="Times New Roman" w:hAnsi="Times New Roman" w:cs="Times New Roman"/>
          <w:spacing w:val="26"/>
          <w:w w:val="95"/>
          <w:sz w:val="26"/>
          <w:szCs w:val="26"/>
          <w:lang w:val="ru-RU"/>
        </w:rPr>
        <w:t xml:space="preserve"> </w:t>
      </w:r>
      <w:r w:rsidRPr="00DB3832">
        <w:rPr>
          <w:rFonts w:ascii="Times New Roman" w:hAnsi="Times New Roman" w:cs="Times New Roman"/>
          <w:w w:val="95"/>
          <w:sz w:val="26"/>
          <w:szCs w:val="26"/>
          <w:lang w:val="ru-RU"/>
        </w:rPr>
        <w:t>имя</w:t>
      </w:r>
      <w:r w:rsidRPr="00DB3832">
        <w:rPr>
          <w:rFonts w:ascii="Times New Roman" w:hAnsi="Times New Roman" w:cs="Times New Roman"/>
          <w:spacing w:val="37"/>
          <w:w w:val="95"/>
          <w:sz w:val="26"/>
          <w:szCs w:val="26"/>
          <w:lang w:val="ru-RU"/>
        </w:rPr>
        <w:t xml:space="preserve"> </w:t>
      </w:r>
      <w:r w:rsidRPr="00DB3832">
        <w:rPr>
          <w:rFonts w:ascii="Times New Roman" w:hAnsi="Times New Roman" w:cs="Times New Roman"/>
          <w:w w:val="95"/>
          <w:sz w:val="26"/>
          <w:szCs w:val="26"/>
          <w:lang w:val="ru-RU"/>
        </w:rPr>
        <w:t>файла</w:t>
      </w:r>
      <w:r w:rsidRPr="00DB3832">
        <w:rPr>
          <w:rFonts w:ascii="Times New Roman" w:hAnsi="Times New Roman" w:cs="Times New Roman"/>
          <w:spacing w:val="20"/>
          <w:w w:val="95"/>
          <w:sz w:val="26"/>
          <w:szCs w:val="26"/>
          <w:lang w:val="ru-RU"/>
        </w:rPr>
        <w:t xml:space="preserve"> </w:t>
      </w:r>
      <w:r w:rsidRPr="00DB3832">
        <w:rPr>
          <w:rFonts w:ascii="Times New Roman" w:hAnsi="Times New Roman" w:cs="Times New Roman"/>
          <w:w w:val="95"/>
          <w:sz w:val="26"/>
          <w:szCs w:val="26"/>
          <w:lang w:val="ru-RU"/>
        </w:rPr>
        <w:t>команде</w:t>
      </w:r>
      <w:r w:rsidRPr="00DB3832">
        <w:rPr>
          <w:rFonts w:ascii="Times New Roman" w:hAnsi="Times New Roman" w:cs="Times New Roman"/>
          <w:spacing w:val="38"/>
          <w:w w:val="9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spacing w:val="-69"/>
          <w:w w:val="95"/>
          <w:sz w:val="26"/>
          <w:szCs w:val="26"/>
          <w:lang w:val="ru-RU"/>
        </w:rPr>
        <w:t xml:space="preserve"> </w:t>
      </w:r>
      <w:r w:rsidRPr="00DB3832">
        <w:rPr>
          <w:rFonts w:ascii="Times New Roman" w:hAnsi="Times New Roman" w:cs="Times New Roman"/>
          <w:w w:val="95"/>
          <w:sz w:val="26"/>
          <w:szCs w:val="26"/>
        </w:rPr>
        <w:t>run</w:t>
      </w:r>
      <w:r w:rsidRPr="00DB3832">
        <w:rPr>
          <w:rFonts w:ascii="Times New Roman" w:hAnsi="Times New Roman" w:cs="Times New Roman"/>
          <w:w w:val="95"/>
          <w:sz w:val="26"/>
          <w:szCs w:val="26"/>
          <w:lang w:val="ru-RU"/>
        </w:rPr>
        <w:t>:</w:t>
      </w:r>
    </w:p>
    <w:p w14:paraId="712B6F40" w14:textId="77777777" w:rsidR="00F331BF" w:rsidRPr="00DB3832" w:rsidRDefault="00F331BF" w:rsidP="00DB3832">
      <w:pPr>
        <w:spacing w:before="196" w:line="232" w:lineRule="auto"/>
        <w:ind w:left="117" w:right="172" w:firstLine="287"/>
        <w:jc w:val="both"/>
        <w:rPr>
          <w:rFonts w:ascii="Times New Roman" w:hAnsi="Times New Roman" w:cs="Times New Roman"/>
          <w:w w:val="95"/>
          <w:sz w:val="26"/>
          <w:szCs w:val="26"/>
          <w:lang w:val="ru-RU"/>
        </w:rPr>
      </w:pPr>
      <w:r w:rsidRPr="00DB3832">
        <w:rPr>
          <w:rFonts w:ascii="Times New Roman" w:hAnsi="Times New Roman" w:cs="Times New Roman"/>
          <w:noProof/>
          <w:sz w:val="26"/>
          <w:szCs w:val="26"/>
        </w:rPr>
        <w:drawing>
          <wp:inline distT="0" distB="0" distL="0" distR="0" wp14:anchorId="12EFDD4D" wp14:editId="3652AEDD">
            <wp:extent cx="2773680" cy="182880"/>
            <wp:effectExtent l="0" t="0" r="762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3842" cy="183550"/>
                    </a:xfrm>
                    <a:prstGeom prst="rect">
                      <a:avLst/>
                    </a:prstGeom>
                  </pic:spPr>
                </pic:pic>
              </a:graphicData>
            </a:graphic>
          </wp:inline>
        </w:drawing>
      </w:r>
    </w:p>
    <w:p w14:paraId="3E6D179F" w14:textId="60E9310F" w:rsidR="00985BB7" w:rsidRPr="00DB3832" w:rsidRDefault="00985BB7" w:rsidP="00DB3832">
      <w:pPr>
        <w:spacing w:before="196" w:line="232" w:lineRule="auto"/>
        <w:ind w:left="117" w:right="172" w:firstLine="287"/>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Скрипт выполняется в </w:t>
      </w:r>
      <w:r w:rsidRPr="00DB3832">
        <w:rPr>
          <w:rFonts w:ascii="Times New Roman" w:hAnsi="Times New Roman" w:cs="Times New Roman"/>
          <w:i/>
          <w:w w:val="95"/>
          <w:sz w:val="26"/>
          <w:szCs w:val="26"/>
        </w:rPr>
        <w:t>nycmo</w:t>
      </w:r>
      <w:r w:rsidR="00B06FA4" w:rsidRPr="00DB3832">
        <w:rPr>
          <w:rFonts w:ascii="Times New Roman" w:hAnsi="Times New Roman" w:cs="Times New Roman"/>
          <w:i/>
          <w:w w:val="95"/>
          <w:sz w:val="26"/>
          <w:szCs w:val="26"/>
          <w:lang w:val="ru-RU"/>
        </w:rPr>
        <w:t>м</w:t>
      </w:r>
      <w:r w:rsidRPr="00DB3832">
        <w:rPr>
          <w:rFonts w:ascii="Times New Roman" w:hAnsi="Times New Roman" w:cs="Times New Roman"/>
          <w:i/>
          <w:w w:val="95"/>
          <w:sz w:val="26"/>
          <w:szCs w:val="26"/>
          <w:lang w:val="ru-RU"/>
        </w:rPr>
        <w:t xml:space="preserve"> пространстве </w:t>
      </w:r>
      <w:r w:rsidR="00B54217" w:rsidRPr="00DB3832">
        <w:rPr>
          <w:rFonts w:ascii="Times New Roman" w:hAnsi="Times New Roman" w:cs="Times New Roman"/>
          <w:i/>
          <w:w w:val="95"/>
          <w:sz w:val="26"/>
          <w:szCs w:val="26"/>
          <w:lang w:val="ru-RU"/>
        </w:rPr>
        <w:t>имен</w:t>
      </w:r>
      <w:r w:rsidRPr="00DB3832">
        <w:rPr>
          <w:rFonts w:ascii="Times New Roman" w:hAnsi="Times New Roman" w:cs="Times New Roman"/>
          <w:i/>
          <w:w w:val="95"/>
          <w:sz w:val="26"/>
          <w:szCs w:val="26"/>
          <w:lang w:val="ru-RU"/>
        </w:rPr>
        <w:t xml:space="preserve"> </w:t>
      </w:r>
      <w:r w:rsidRPr="00DB3832">
        <w:rPr>
          <w:rFonts w:ascii="Times New Roman" w:hAnsi="Times New Roman" w:cs="Times New Roman"/>
          <w:w w:val="95"/>
          <w:sz w:val="26"/>
          <w:szCs w:val="26"/>
          <w:lang w:val="ru-RU"/>
        </w:rPr>
        <w:t>(в которое ничего пе импор­</w:t>
      </w:r>
      <w:r w:rsidRPr="00DB3832">
        <w:rPr>
          <w:rFonts w:ascii="Times New Roman" w:hAnsi="Times New Roman" w:cs="Times New Roman"/>
          <w:spacing w:val="-59"/>
          <w:w w:val="95"/>
          <w:sz w:val="26"/>
          <w:szCs w:val="26"/>
          <w:lang w:val="ru-RU"/>
        </w:rPr>
        <w:t xml:space="preserve"> </w:t>
      </w:r>
      <w:r w:rsidRPr="00DB3832">
        <w:rPr>
          <w:rFonts w:ascii="Times New Roman" w:hAnsi="Times New Roman" w:cs="Times New Roman"/>
          <w:w w:val="95"/>
          <w:sz w:val="26"/>
          <w:szCs w:val="26"/>
          <w:lang w:val="ru-RU"/>
        </w:rPr>
        <w:t>тировано и в котором не определены пикакие переменные), поэтому его поведение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должно быть идентично тому, что получается при запуске программы из команд</w:t>
      </w:r>
      <w:r w:rsidRPr="00DB3832">
        <w:rPr>
          <w:rFonts w:ascii="Times New Roman" w:hAnsi="Times New Roman" w:cs="Times New Roman"/>
          <w:sz w:val="26"/>
          <w:szCs w:val="26"/>
          <w:lang w:val="ru-RU"/>
        </w:rPr>
        <w:t xml:space="preserve">ной строки командой </w:t>
      </w:r>
      <w:r w:rsidRPr="00DB3832">
        <w:rPr>
          <w:rFonts w:ascii="Times New Roman" w:hAnsi="Times New Roman" w:cs="Times New Roman"/>
          <w:sz w:val="26"/>
          <w:szCs w:val="26"/>
        </w:rPr>
        <w:t>python</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115"/>
          <w:sz w:val="26"/>
          <w:szCs w:val="26"/>
        </w:rPr>
        <w:t>script</w:t>
      </w:r>
      <w:r w:rsidRPr="00DB3832">
        <w:rPr>
          <w:rFonts w:ascii="Times New Roman" w:hAnsi="Times New Roman" w:cs="Times New Roman"/>
          <w:w w:val="115"/>
          <w:sz w:val="26"/>
          <w:szCs w:val="26"/>
          <w:lang w:val="ru-RU"/>
        </w:rPr>
        <w:t>.</w:t>
      </w:r>
      <w:r w:rsidRPr="00DB3832">
        <w:rPr>
          <w:rFonts w:ascii="Times New Roman" w:hAnsi="Times New Roman" w:cs="Times New Roman"/>
          <w:sz w:val="26"/>
          <w:szCs w:val="26"/>
          <w:lang w:val="ru-RU"/>
        </w:rPr>
        <w:t>ру.</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Вес переменные (импортированные,</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5"/>
          <w:sz w:val="26"/>
          <w:szCs w:val="26"/>
          <w:lang w:val="ru-RU"/>
        </w:rPr>
        <w:t>функции, глобальные объекты), определенные в файле (до момента исключения,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если</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таковое</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произойдет),</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будут</w:t>
      </w:r>
      <w:r w:rsidRPr="00DB3832">
        <w:rPr>
          <w:rFonts w:ascii="Times New Roman" w:hAnsi="Times New Roman" w:cs="Times New Roman"/>
          <w:spacing w:val="-12"/>
          <w:w w:val="95"/>
          <w:sz w:val="26"/>
          <w:szCs w:val="26"/>
          <w:lang w:val="ru-RU"/>
        </w:rPr>
        <w:t xml:space="preserve"> </w:t>
      </w:r>
      <w:r w:rsidRPr="00DB3832">
        <w:rPr>
          <w:rFonts w:ascii="Times New Roman" w:hAnsi="Times New Roman" w:cs="Times New Roman"/>
          <w:w w:val="95"/>
          <w:sz w:val="26"/>
          <w:szCs w:val="26"/>
          <w:lang w:val="ru-RU"/>
        </w:rPr>
        <w:t>доступны</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оболочке</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w:t>
      </w:r>
    </w:p>
    <w:p w14:paraId="76A3DBAF" w14:textId="05A7116A" w:rsidR="006456D1" w:rsidRDefault="006456D1" w:rsidP="00DB3832">
      <w:pPr>
        <w:spacing w:before="197" w:line="232" w:lineRule="auto"/>
        <w:ind w:left="130" w:right="162" w:firstLine="278"/>
        <w:jc w:val="both"/>
        <w:rPr>
          <w:rFonts w:ascii="Times New Roman" w:hAnsi="Times New Roman" w:cs="Times New Roman"/>
          <w:w w:val="125"/>
          <w:sz w:val="26"/>
          <w:szCs w:val="26"/>
        </w:rPr>
      </w:pPr>
      <w:r>
        <w:rPr>
          <w:noProof/>
        </w:rPr>
        <w:drawing>
          <wp:inline distT="0" distB="0" distL="0" distR="0" wp14:anchorId="7553B75E" wp14:editId="3A11B5D1">
            <wp:extent cx="2316480" cy="82791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9520" cy="828999"/>
                    </a:xfrm>
                    <a:prstGeom prst="rect">
                      <a:avLst/>
                    </a:prstGeom>
                  </pic:spPr>
                </pic:pic>
              </a:graphicData>
            </a:graphic>
          </wp:inline>
        </w:drawing>
      </w:r>
    </w:p>
    <w:p w14:paraId="45929C22" w14:textId="4C1FAFB0" w:rsidR="00985BB7" w:rsidRPr="00DB3832" w:rsidRDefault="00985BB7" w:rsidP="00DB3832">
      <w:pPr>
        <w:spacing w:before="197" w:line="232" w:lineRule="auto"/>
        <w:ind w:left="130" w:right="162" w:firstLine="278"/>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Если Ру</w:t>
      </w:r>
      <w:r w:rsidRPr="00DB3832">
        <w:rPr>
          <w:rFonts w:ascii="Times New Roman" w:hAnsi="Times New Roman" w:cs="Times New Roman"/>
          <w:w w:val="95"/>
          <w:sz w:val="26"/>
          <w:szCs w:val="26"/>
        </w:rPr>
        <w:t>th</w:t>
      </w:r>
      <w:r w:rsidRPr="00DB3832">
        <w:rPr>
          <w:rFonts w:ascii="Times New Roman" w:hAnsi="Times New Roman" w:cs="Times New Roman"/>
          <w:w w:val="95"/>
          <w:sz w:val="26"/>
          <w:szCs w:val="26"/>
          <w:lang w:val="ru-RU"/>
        </w:rPr>
        <w:t>о</w:t>
      </w:r>
      <w:r w:rsidRPr="00DB3832">
        <w:rPr>
          <w:rFonts w:ascii="Times New Roman" w:hAnsi="Times New Roman" w:cs="Times New Roman"/>
          <w:w w:val="95"/>
          <w:sz w:val="26"/>
          <w:szCs w:val="26"/>
        </w:rPr>
        <w:t>n</w:t>
      </w:r>
      <w:r w:rsidRPr="00DB3832">
        <w:rPr>
          <w:rFonts w:ascii="Times New Roman" w:hAnsi="Times New Roman" w:cs="Times New Roman"/>
          <w:w w:val="95"/>
          <w:sz w:val="26"/>
          <w:szCs w:val="26"/>
          <w:lang w:val="ru-RU"/>
        </w:rPr>
        <w:t>-скрипт ожидает передачи аргументов из командной строки (кото</w:t>
      </w:r>
      <w:r w:rsidRPr="00DB3832">
        <w:rPr>
          <w:rFonts w:ascii="Times New Roman" w:hAnsi="Times New Roman" w:cs="Times New Roman"/>
          <w:sz w:val="26"/>
          <w:szCs w:val="26"/>
          <w:lang w:val="ru-RU"/>
        </w:rPr>
        <w:t xml:space="preserve">рые должны попасть в массив </w:t>
      </w:r>
      <w:r w:rsidRPr="00DB3832">
        <w:rPr>
          <w:rFonts w:ascii="Times New Roman" w:hAnsi="Times New Roman" w:cs="Times New Roman"/>
          <w:sz w:val="26"/>
          <w:szCs w:val="26"/>
        </w:rPr>
        <w:t>sys</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argv</w:t>
      </w:r>
      <w:r w:rsidRPr="00DB3832">
        <w:rPr>
          <w:rFonts w:ascii="Times New Roman" w:hAnsi="Times New Roman" w:cs="Times New Roman"/>
          <w:sz w:val="26"/>
          <w:szCs w:val="26"/>
          <w:lang w:val="ru-RU"/>
        </w:rPr>
        <w:t>), то их можно перечислить после пути к</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файлу,</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как</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18"/>
          <w:sz w:val="26"/>
          <w:szCs w:val="26"/>
          <w:lang w:val="ru-RU"/>
        </w:rPr>
        <w:t xml:space="preserve"> </w:t>
      </w:r>
      <w:r w:rsidRPr="00DB3832">
        <w:rPr>
          <w:rFonts w:ascii="Times New Roman" w:hAnsi="Times New Roman" w:cs="Times New Roman"/>
          <w:sz w:val="26"/>
          <w:szCs w:val="26"/>
          <w:lang w:val="ru-RU"/>
        </w:rPr>
        <w:t>командной</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строке.</w:t>
      </w:r>
    </w:p>
    <w:p w14:paraId="247CA802" w14:textId="77777777" w:rsidR="00985BB7" w:rsidRPr="00DB3832" w:rsidRDefault="00985BB7" w:rsidP="00DB3832">
      <w:pPr>
        <w:pStyle w:val="BodyText"/>
        <w:jc w:val="both"/>
        <w:rPr>
          <w:rFonts w:ascii="Times New Roman" w:hAnsi="Times New Roman" w:cs="Times New Roman"/>
          <w:sz w:val="26"/>
          <w:szCs w:val="26"/>
          <w:lang w:val="ru-RU"/>
        </w:rPr>
      </w:pPr>
    </w:p>
    <w:p w14:paraId="5D461E88" w14:textId="77777777" w:rsidR="00985BB7" w:rsidRPr="00DB3832" w:rsidRDefault="00985BB7" w:rsidP="00DB3832">
      <w:pPr>
        <w:pStyle w:val="BodyText"/>
        <w:jc w:val="both"/>
        <w:rPr>
          <w:rFonts w:ascii="Times New Roman" w:hAnsi="Times New Roman" w:cs="Times New Roman"/>
          <w:sz w:val="26"/>
          <w:szCs w:val="26"/>
          <w:lang w:val="ru-RU"/>
        </w:rPr>
      </w:pPr>
    </w:p>
    <w:p w14:paraId="660E1E05" w14:textId="77777777" w:rsidR="00985BB7" w:rsidRPr="00DB3832" w:rsidRDefault="00985BB7" w:rsidP="00DB3832">
      <w:pPr>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46A2A51F" w14:textId="3EFE0B27" w:rsidR="00985BB7" w:rsidRPr="00DB3832" w:rsidRDefault="004371FE" w:rsidP="00DB3832">
      <w:pPr>
        <w:pStyle w:val="BodyText"/>
        <w:jc w:val="both"/>
        <w:rPr>
          <w:rFonts w:ascii="Times New Roman"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32FE9DC0" wp14:editId="09816691">
            <wp:extent cx="594360" cy="64163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339" cy="643775"/>
                    </a:xfrm>
                    <a:prstGeom prst="rect">
                      <a:avLst/>
                    </a:prstGeom>
                  </pic:spPr>
                </pic:pic>
              </a:graphicData>
            </a:graphic>
          </wp:inline>
        </w:drawing>
      </w:r>
    </w:p>
    <w:p w14:paraId="277FC35B" w14:textId="7F6F10B1" w:rsidR="00985BB7" w:rsidRPr="00DB3832" w:rsidRDefault="00985BB7" w:rsidP="00DB3832">
      <w:pPr>
        <w:tabs>
          <w:tab w:val="left" w:pos="1851"/>
          <w:tab w:val="left" w:pos="3345"/>
          <w:tab w:val="left" w:pos="4042"/>
          <w:tab w:val="left" w:pos="4980"/>
          <w:tab w:val="left" w:pos="6356"/>
        </w:tabs>
        <w:spacing w:before="133" w:line="206" w:lineRule="auto"/>
        <w:ind w:right="503"/>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Если</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вы</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хотите</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дать</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скрипту</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доступ</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к</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переменным,</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уже</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определенным</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47"/>
          <w:sz w:val="26"/>
          <w:szCs w:val="26"/>
          <w:lang w:val="ru-RU"/>
        </w:rPr>
        <w:t xml:space="preserve"> </w:t>
      </w:r>
      <w:r w:rsidRPr="00DB3832">
        <w:rPr>
          <w:rFonts w:ascii="Times New Roman" w:hAnsi="Times New Roman" w:cs="Times New Roman"/>
          <w:sz w:val="26"/>
          <w:szCs w:val="26"/>
          <w:lang w:val="ru-RU"/>
        </w:rPr>
        <w:t>интерактивном</w:t>
      </w:r>
      <w:r w:rsidRPr="00DB3832">
        <w:rPr>
          <w:rFonts w:ascii="Times New Roman" w:hAnsi="Times New Roman" w:cs="Times New Roman"/>
          <w:sz w:val="26"/>
          <w:szCs w:val="26"/>
          <w:lang w:val="ru-RU"/>
        </w:rPr>
        <w:tab/>
        <w:t>пространстве</w:t>
      </w:r>
      <w:r w:rsidRPr="00DB3832">
        <w:rPr>
          <w:rFonts w:ascii="Times New Roman" w:hAnsi="Times New Roman" w:cs="Times New Roman"/>
          <w:sz w:val="26"/>
          <w:szCs w:val="26"/>
          <w:lang w:val="ru-RU"/>
        </w:rPr>
        <w:tab/>
        <w:t>имен</w:t>
      </w:r>
      <w:r w:rsidR="00F86919">
        <w:rPr>
          <w:rFonts w:ascii="Times New Roman" w:hAnsi="Times New Roman" w:cs="Times New Roman"/>
          <w:sz w:val="26"/>
          <w:szCs w:val="26"/>
          <w:lang w:val="ru-RU"/>
        </w:rPr>
        <w:t xml:space="preserve">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w:t>
      </w:r>
      <w:r w:rsidRPr="00DB3832">
        <w:rPr>
          <w:rFonts w:ascii="Times New Roman" w:hAnsi="Times New Roman" w:cs="Times New Roman"/>
          <w:sz w:val="26"/>
          <w:szCs w:val="26"/>
          <w:lang w:val="ru-RU"/>
        </w:rPr>
        <w:tab/>
        <w:t>используйте</w:t>
      </w:r>
      <w:r w:rsidRPr="00DB3832">
        <w:rPr>
          <w:rFonts w:ascii="Times New Roman" w:hAnsi="Times New Roman" w:cs="Times New Roman"/>
          <w:sz w:val="26"/>
          <w:szCs w:val="26"/>
          <w:lang w:val="ru-RU"/>
        </w:rPr>
        <w:tab/>
      </w:r>
      <w:r w:rsidRPr="00DB3832">
        <w:rPr>
          <w:rFonts w:ascii="Times New Roman" w:hAnsi="Times New Roman" w:cs="Times New Roman"/>
          <w:w w:val="95"/>
          <w:sz w:val="26"/>
          <w:szCs w:val="26"/>
          <w:lang w:val="ru-RU"/>
        </w:rPr>
        <w:t>команду</w:t>
      </w:r>
    </w:p>
    <w:p w14:paraId="6B7630C1" w14:textId="77777777" w:rsidR="00985BB7" w:rsidRPr="00DB3832" w:rsidRDefault="00985BB7" w:rsidP="00DB3832">
      <w:pPr>
        <w:spacing w:line="241" w:lineRule="exact"/>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w:t>
      </w:r>
      <w:r w:rsidRPr="00DB3832">
        <w:rPr>
          <w:rFonts w:ascii="Times New Roman" w:hAnsi="Times New Roman" w:cs="Times New Roman"/>
          <w:sz w:val="26"/>
          <w:szCs w:val="26"/>
        </w:rPr>
        <w:t>run</w:t>
      </w:r>
      <w:r w:rsidRPr="00DB3832">
        <w:rPr>
          <w:rFonts w:ascii="Times New Roman" w:hAnsi="Times New Roman" w:cs="Times New Roman"/>
          <w:spacing w:val="45"/>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pacing w:val="-26"/>
          <w:sz w:val="26"/>
          <w:szCs w:val="26"/>
          <w:lang w:val="ru-RU"/>
        </w:rPr>
        <w:t xml:space="preserve"> </w:t>
      </w:r>
      <w:r w:rsidRPr="00DB3832">
        <w:rPr>
          <w:rFonts w:ascii="Times New Roman" w:hAnsi="Times New Roman" w:cs="Times New Roman"/>
          <w:sz w:val="26"/>
          <w:szCs w:val="26"/>
        </w:rPr>
        <w:t>i</w:t>
      </w:r>
      <w:r w:rsidRPr="00DB3832">
        <w:rPr>
          <w:rFonts w:ascii="Times New Roman" w:hAnsi="Times New Roman" w:cs="Times New Roman"/>
          <w:sz w:val="26"/>
          <w:szCs w:val="26"/>
          <w:lang w:val="ru-RU"/>
        </w:rPr>
        <w:t>,</w:t>
      </w:r>
      <w:r w:rsidRPr="00DB3832">
        <w:rPr>
          <w:rFonts w:ascii="Times New Roman" w:hAnsi="Times New Roman" w:cs="Times New Roman"/>
          <w:spacing w:val="15"/>
          <w:sz w:val="26"/>
          <w:szCs w:val="26"/>
          <w:lang w:val="ru-RU"/>
        </w:rPr>
        <w:t xml:space="preserve"> </w:t>
      </w:r>
      <w:r w:rsidRPr="00DB3832">
        <w:rPr>
          <w:rFonts w:ascii="Times New Roman" w:hAnsi="Times New Roman" w:cs="Times New Roman"/>
          <w:sz w:val="26"/>
          <w:szCs w:val="26"/>
          <w:lang w:val="ru-RU"/>
        </w:rPr>
        <w:t>а не</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просто</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run</w:t>
      </w:r>
      <w:r w:rsidRPr="00DB3832">
        <w:rPr>
          <w:rFonts w:ascii="Times New Roman" w:hAnsi="Times New Roman" w:cs="Times New Roman"/>
          <w:sz w:val="26"/>
          <w:szCs w:val="26"/>
          <w:lang w:val="ru-RU"/>
        </w:rPr>
        <w:t>.</w:t>
      </w:r>
    </w:p>
    <w:p w14:paraId="30394CE2" w14:textId="77777777" w:rsidR="00985BB7" w:rsidRPr="00DB3832" w:rsidRDefault="00985BB7" w:rsidP="00DB3832">
      <w:pPr>
        <w:spacing w:line="241" w:lineRule="exact"/>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num="2" w:space="720" w:equalWidth="0">
            <w:col w:w="1531" w:space="40"/>
            <w:col w:w="7659"/>
          </w:cols>
        </w:sectPr>
      </w:pPr>
    </w:p>
    <w:p w14:paraId="21473BD1" w14:textId="283E92A3" w:rsidR="00985BB7" w:rsidRPr="00DB3832" w:rsidRDefault="00985BB7" w:rsidP="00DB3832">
      <w:pPr>
        <w:pStyle w:val="BodyText"/>
        <w:jc w:val="both"/>
        <w:rPr>
          <w:rFonts w:ascii="Times New Roman" w:hAnsi="Times New Roman" w:cs="Times New Roman"/>
          <w:sz w:val="26"/>
          <w:szCs w:val="26"/>
          <w:lang w:val="ru-RU"/>
        </w:rPr>
      </w:pPr>
      <w:r w:rsidRPr="00DB3832">
        <w:rPr>
          <w:rFonts w:ascii="Times New Roman" w:hAnsi="Times New Roman" w:cs="Times New Roman"/>
          <w:noProof/>
          <w:sz w:val="26"/>
          <w:szCs w:val="26"/>
          <w:lang w:val="ru-RU" w:eastAsia="ru-RU"/>
        </w:rPr>
        <mc:AlternateContent>
          <mc:Choice Requires="wps">
            <w:drawing>
              <wp:anchor distT="0" distB="0" distL="114300" distR="114300" simplePos="0" relativeHeight="251677696" behindDoc="1" locked="0" layoutInCell="1" allowOverlap="1" wp14:anchorId="70989E33" wp14:editId="44487ED9">
                <wp:simplePos x="0" y="0"/>
                <wp:positionH relativeFrom="page">
                  <wp:posOffset>436245</wp:posOffset>
                </wp:positionH>
                <wp:positionV relativeFrom="page">
                  <wp:posOffset>-202565</wp:posOffset>
                </wp:positionV>
                <wp:extent cx="992505" cy="1197610"/>
                <wp:effectExtent l="0" t="0" r="0" b="0"/>
                <wp:wrapNone/>
                <wp:docPr id="141" name="Надпись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9B4FD" w14:textId="77063A58" w:rsidR="00985BB7" w:rsidRDefault="00985BB7" w:rsidP="00985BB7">
                            <w:pPr>
                              <w:spacing w:before="149"/>
                              <w:rPr>
                                <w:rFonts w:ascii="Times New Roman" w:hAnsi="Times New Roman"/>
                                <w:sz w:val="140"/>
                              </w:rPr>
                            </w:pPr>
                            <w:del w:id="9" w:author="Egor Zavgorodnev" w:date="2021-06-01T12:44:00Z">
                              <w:r w:rsidDel="002159EF">
                                <w:rPr>
                                  <w:rFonts w:ascii="Times New Roman" w:hAnsi="Times New Roman"/>
                                  <w:color w:val="0F0F0F"/>
                                  <w:w w:val="110"/>
                                  <w:sz w:val="140"/>
                                </w:rPr>
                                <w:delTex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989E33" id="_x0000_t202" coordsize="21600,21600" o:spt="202" path="m,l,21600r21600,l21600,xe">
                <v:stroke joinstyle="miter"/>
                <v:path gradientshapeok="t" o:connecttype="rect"/>
              </v:shapetype>
              <v:shape id="Надпись 141" o:spid="_x0000_s1026" type="#_x0000_t202" style="position:absolute;left:0;text-align:left;margin-left:34.35pt;margin-top:-15.95pt;width:78.15pt;height:94.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" filled="f" stroked="f">
                <v:textbox inset="0,0,0,0">
                  <w:txbxContent>
                    <w:p w14:paraId="56D9B4FD" w14:textId="77063A58" w:rsidR="00985BB7" w:rsidRDefault="00985BB7" w:rsidP="00985BB7">
                      <w:pPr>
                        <w:spacing w:before="149"/>
                        <w:rPr>
                          <w:rFonts w:ascii="Times New Roman" w:hAnsi="Times New Roman"/>
                          <w:sz w:val="140"/>
                        </w:rPr>
                      </w:pPr>
                      <w:del w:id="10" w:author="Egor Zavgorodnev" w:date="2021-06-01T12:44:00Z">
                        <w:r w:rsidDel="002159EF">
                          <w:rPr>
                            <w:rFonts w:ascii="Times New Roman" w:hAnsi="Times New Roman"/>
                            <w:color w:val="0F0F0F"/>
                            <w:w w:val="110"/>
                            <w:sz w:val="140"/>
                          </w:rPr>
                          <w:delText>-·-</w:delText>
                        </w:r>
                      </w:del>
                    </w:p>
                  </w:txbxContent>
                </v:textbox>
                <w10:wrap anchorx="page" anchory="page"/>
              </v:shape>
            </w:pict>
          </mc:Fallback>
        </mc:AlternateContent>
      </w:r>
    </w:p>
    <w:p w14:paraId="44CE7FDE" w14:textId="77777777" w:rsidR="00985BB7" w:rsidRPr="00DB3832" w:rsidRDefault="00985BB7" w:rsidP="00DB3832">
      <w:pPr>
        <w:pStyle w:val="BodyText"/>
        <w:spacing w:before="10"/>
        <w:jc w:val="both"/>
        <w:rPr>
          <w:rFonts w:ascii="Times New Roman" w:hAnsi="Times New Roman" w:cs="Times New Roman"/>
          <w:sz w:val="26"/>
          <w:szCs w:val="26"/>
          <w:lang w:val="ru-RU"/>
        </w:rPr>
      </w:pPr>
    </w:p>
    <w:p w14:paraId="410C314E" w14:textId="77777777" w:rsidR="00985BB7" w:rsidRPr="00DB3832" w:rsidRDefault="00985BB7" w:rsidP="00DB3832">
      <w:pPr>
        <w:spacing w:before="110"/>
        <w:ind w:left="424"/>
        <w:jc w:val="both"/>
        <w:rPr>
          <w:rFonts w:ascii="Times New Roman" w:hAnsi="Times New Roman" w:cs="Times New Roman"/>
          <w:b/>
          <w:sz w:val="26"/>
          <w:szCs w:val="26"/>
          <w:lang w:val="ru-RU"/>
        </w:rPr>
      </w:pPr>
      <w:r w:rsidRPr="00DB3832">
        <w:rPr>
          <w:rFonts w:ascii="Times New Roman" w:hAnsi="Times New Roman" w:cs="Times New Roman"/>
          <w:b/>
          <w:sz w:val="26"/>
          <w:szCs w:val="26"/>
          <w:lang w:val="ru-RU"/>
        </w:rPr>
        <w:t>Прерывание</w:t>
      </w:r>
      <w:r w:rsidRPr="00DB3832">
        <w:rPr>
          <w:rFonts w:ascii="Times New Roman" w:hAnsi="Times New Roman" w:cs="Times New Roman"/>
          <w:b/>
          <w:spacing w:val="26"/>
          <w:sz w:val="26"/>
          <w:szCs w:val="26"/>
          <w:lang w:val="ru-RU"/>
        </w:rPr>
        <w:t xml:space="preserve"> </w:t>
      </w:r>
      <w:r w:rsidRPr="00DB3832">
        <w:rPr>
          <w:rFonts w:ascii="Times New Roman" w:hAnsi="Times New Roman" w:cs="Times New Roman"/>
          <w:b/>
          <w:sz w:val="26"/>
          <w:szCs w:val="26"/>
          <w:lang w:val="ru-RU"/>
        </w:rPr>
        <w:t>выполняемой</w:t>
      </w:r>
      <w:r w:rsidRPr="00DB3832">
        <w:rPr>
          <w:rFonts w:ascii="Times New Roman" w:hAnsi="Times New Roman" w:cs="Times New Roman"/>
          <w:b/>
          <w:spacing w:val="51"/>
          <w:sz w:val="26"/>
          <w:szCs w:val="26"/>
          <w:lang w:val="ru-RU"/>
        </w:rPr>
        <w:t xml:space="preserve"> </w:t>
      </w:r>
      <w:r w:rsidRPr="00DB3832">
        <w:rPr>
          <w:rFonts w:ascii="Times New Roman" w:hAnsi="Times New Roman" w:cs="Times New Roman"/>
          <w:b/>
          <w:sz w:val="26"/>
          <w:szCs w:val="26"/>
          <w:lang w:val="ru-RU"/>
        </w:rPr>
        <w:t>программы</w:t>
      </w:r>
    </w:p>
    <w:p w14:paraId="0BCC4605" w14:textId="00281CF0" w:rsidR="00985BB7" w:rsidRPr="00DB3832" w:rsidRDefault="00985BB7" w:rsidP="00DB3832">
      <w:pPr>
        <w:spacing w:before="15" w:line="232" w:lineRule="auto"/>
        <w:ind w:left="149" w:right="156" w:firstLine="275"/>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Нажатие &lt;</w:t>
      </w:r>
      <w:r w:rsidRPr="00DB3832">
        <w:rPr>
          <w:rFonts w:ascii="Times New Roman" w:hAnsi="Times New Roman" w:cs="Times New Roman"/>
          <w:sz w:val="26"/>
          <w:szCs w:val="26"/>
        </w:rPr>
        <w:t>Ctrl</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C</w:t>
      </w:r>
      <w:r w:rsidRPr="00DB3832">
        <w:rPr>
          <w:rFonts w:ascii="Times New Roman" w:hAnsi="Times New Roman" w:cs="Times New Roman"/>
          <w:sz w:val="26"/>
          <w:szCs w:val="26"/>
          <w:lang w:val="ru-RU"/>
        </w:rPr>
        <w:t>&gt; во время выполнения кода, запущенного с помощью %</w:t>
      </w:r>
      <w:r w:rsidRPr="00DB3832">
        <w:rPr>
          <w:rFonts w:ascii="Times New Roman" w:hAnsi="Times New Roman" w:cs="Times New Roman"/>
          <w:sz w:val="26"/>
          <w:szCs w:val="26"/>
        </w:rPr>
        <w:t>run</w:t>
      </w:r>
      <w:r w:rsidRPr="00DB3832">
        <w:rPr>
          <w:rFonts w:ascii="Times New Roman" w:hAnsi="Times New Roman" w:cs="Times New Roman"/>
          <w:sz w:val="26"/>
          <w:szCs w:val="26"/>
          <w:lang w:val="ru-RU"/>
        </w:rPr>
        <w:t>,</w:t>
      </w:r>
      <w:r w:rsidRPr="00DB3832">
        <w:rPr>
          <w:rFonts w:ascii="Times New Roman" w:hAnsi="Times New Roman" w:cs="Times New Roman"/>
          <w:spacing w:val="-62"/>
          <w:sz w:val="26"/>
          <w:szCs w:val="26"/>
          <w:lang w:val="ru-RU"/>
        </w:rPr>
        <w:t xml:space="preserve"> </w:t>
      </w:r>
      <w:r w:rsidRPr="00DB3832">
        <w:rPr>
          <w:rFonts w:ascii="Times New Roman" w:hAnsi="Times New Roman" w:cs="Times New Roman"/>
          <w:sz w:val="26"/>
          <w:szCs w:val="26"/>
          <w:lang w:val="ru-RU"/>
        </w:rPr>
        <w:t>или просто долго работающей программы, приводит к возбуждению исключе­</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ния</w:t>
      </w:r>
      <w:r w:rsidRPr="00DB3832">
        <w:rPr>
          <w:rFonts w:ascii="Times New Roman" w:hAnsi="Times New Roman" w:cs="Times New Roman"/>
          <w:spacing w:val="65"/>
          <w:sz w:val="26"/>
          <w:szCs w:val="26"/>
          <w:lang w:val="ru-RU"/>
        </w:rPr>
        <w:t xml:space="preserve"> </w:t>
      </w:r>
      <w:r w:rsidRPr="00DB3832">
        <w:rPr>
          <w:rFonts w:ascii="Times New Roman" w:hAnsi="Times New Roman" w:cs="Times New Roman"/>
          <w:sz w:val="26"/>
          <w:szCs w:val="26"/>
        </w:rPr>
        <w:t>Keyboardinterrupt</w:t>
      </w:r>
      <w:r w:rsidRPr="00DB3832">
        <w:rPr>
          <w:rFonts w:ascii="Times New Roman" w:hAnsi="Times New Roman" w:cs="Times New Roman"/>
          <w:sz w:val="26"/>
          <w:szCs w:val="26"/>
          <w:lang w:val="ru-RU"/>
        </w:rPr>
        <w:t>.</w:t>
      </w:r>
      <w:r w:rsidRPr="00DB3832">
        <w:rPr>
          <w:rFonts w:ascii="Times New Roman" w:hAnsi="Times New Roman" w:cs="Times New Roman"/>
          <w:spacing w:val="65"/>
          <w:sz w:val="26"/>
          <w:szCs w:val="26"/>
          <w:lang w:val="ru-RU"/>
        </w:rPr>
        <w:t xml:space="preserve"> </w:t>
      </w:r>
      <w:r w:rsidRPr="00DB3832">
        <w:rPr>
          <w:rFonts w:ascii="Times New Roman" w:hAnsi="Times New Roman" w:cs="Times New Roman"/>
          <w:sz w:val="26"/>
          <w:szCs w:val="26"/>
          <w:lang w:val="ru-RU"/>
        </w:rPr>
        <w:t>В этом случае почти все Ру</w:t>
      </w:r>
      <w:r w:rsidRPr="00DB3832">
        <w:rPr>
          <w:rFonts w:ascii="Times New Roman" w:hAnsi="Times New Roman" w:cs="Times New Roman"/>
          <w:sz w:val="26"/>
          <w:szCs w:val="26"/>
        </w:rPr>
        <w:t>th</w:t>
      </w:r>
      <w:r w:rsidRPr="00DB3832">
        <w:rPr>
          <w:rFonts w:ascii="Times New Roman" w:hAnsi="Times New Roman" w:cs="Times New Roman"/>
          <w:sz w:val="26"/>
          <w:szCs w:val="26"/>
          <w:lang w:val="ru-RU"/>
        </w:rPr>
        <w:t>о</w:t>
      </w:r>
      <w:r w:rsidRPr="00DB3832">
        <w:rPr>
          <w:rFonts w:ascii="Times New Roman" w:hAnsi="Times New Roman" w:cs="Times New Roman"/>
          <w:sz w:val="26"/>
          <w:szCs w:val="26"/>
        </w:rPr>
        <w:t>n</w:t>
      </w:r>
      <w:r w:rsidRPr="00DB3832">
        <w:rPr>
          <w:rFonts w:ascii="Times New Roman" w:hAnsi="Times New Roman" w:cs="Times New Roman"/>
          <w:sz w:val="26"/>
          <w:szCs w:val="26"/>
          <w:lang w:val="ru-RU"/>
        </w:rPr>
        <w:t>-программы немедленно прекращают работу, если только не возникло очень редкое стечение обстоя­</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тельств.</w:t>
      </w:r>
    </w:p>
    <w:p w14:paraId="1DEAD47E" w14:textId="77777777" w:rsidR="00363F47" w:rsidRPr="00DB3832" w:rsidRDefault="00363F47" w:rsidP="00DB3832">
      <w:pPr>
        <w:spacing w:before="15" w:line="232" w:lineRule="auto"/>
        <w:ind w:left="149" w:right="156" w:firstLine="275"/>
        <w:jc w:val="both"/>
        <w:rPr>
          <w:rFonts w:ascii="Times New Roman" w:hAnsi="Times New Roman" w:cs="Times New Roman"/>
          <w:sz w:val="26"/>
          <w:szCs w:val="26"/>
          <w:lang w:val="ru-RU"/>
        </w:rPr>
      </w:pPr>
    </w:p>
    <w:tbl>
      <w:tblPr>
        <w:tblStyle w:val="TableGrid"/>
        <w:tblW w:w="0" w:type="auto"/>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7605"/>
      </w:tblGrid>
      <w:tr w:rsidR="00363F47" w:rsidRPr="00DB3832" w14:paraId="4AD48717" w14:textId="77777777" w:rsidTr="00363F47">
        <w:tc>
          <w:tcPr>
            <w:tcW w:w="1466" w:type="dxa"/>
          </w:tcPr>
          <w:p w14:paraId="0592E8F7" w14:textId="2704DD01" w:rsidR="00363F47" w:rsidRPr="00DB3832" w:rsidRDefault="00363F47" w:rsidP="00DB3832">
            <w:pPr>
              <w:spacing w:before="15" w:line="232" w:lineRule="auto"/>
              <w:ind w:right="156"/>
              <w:jc w:val="both"/>
              <w:rPr>
                <w:rFonts w:ascii="Times New Roman"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009F2F95" wp14:editId="75F10DCA">
                  <wp:extent cx="678180" cy="637995"/>
                  <wp:effectExtent l="0" t="0" r="762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217" cy="639911"/>
                          </a:xfrm>
                          <a:prstGeom prst="rect">
                            <a:avLst/>
                          </a:prstGeom>
                        </pic:spPr>
                      </pic:pic>
                    </a:graphicData>
                  </a:graphic>
                </wp:inline>
              </w:drawing>
            </w:r>
          </w:p>
        </w:tc>
        <w:tc>
          <w:tcPr>
            <w:tcW w:w="7605" w:type="dxa"/>
          </w:tcPr>
          <w:p w14:paraId="6FFFFE87" w14:textId="65D1E1E8" w:rsidR="00363F47" w:rsidRPr="00DB3832" w:rsidRDefault="00363F47" w:rsidP="00DB3832">
            <w:pPr>
              <w:pStyle w:val="BodyText"/>
              <w:spacing w:before="6"/>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Если Руthоn-код вызвал откомпилированный модуль расширения, то нажатие &lt;Сtrl-С&gt; не всегда приводит к немедленному завершению. В таких случаях нужно либо дождаться возврата управления интерпретатору Python, либо - если случилось что-то ужасное - принудительно снять процесс Python с помощью диспетчера задач ОС.</w:t>
            </w:r>
          </w:p>
        </w:tc>
      </w:tr>
    </w:tbl>
    <w:p w14:paraId="3819590C" w14:textId="77777777" w:rsidR="00985BB7" w:rsidRPr="00DB3832" w:rsidRDefault="00985BB7" w:rsidP="00DB3832">
      <w:pPr>
        <w:spacing w:line="201" w:lineRule="auto"/>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space="720"/>
        </w:sectPr>
      </w:pPr>
    </w:p>
    <w:p w14:paraId="282552FB" w14:textId="77777777" w:rsidR="009D3820" w:rsidRDefault="009D3820" w:rsidP="00DB3832">
      <w:pPr>
        <w:spacing w:line="373" w:lineRule="exact"/>
        <w:ind w:left="465"/>
        <w:jc w:val="both"/>
        <w:rPr>
          <w:rFonts w:ascii="Times New Roman" w:hAnsi="Times New Roman" w:cs="Times New Roman"/>
          <w:b/>
          <w:sz w:val="26"/>
          <w:szCs w:val="26"/>
          <w:lang w:val="ru-RU"/>
        </w:rPr>
      </w:pPr>
      <w:bookmarkStart w:id="11" w:name="_TOC_250160"/>
    </w:p>
    <w:p w14:paraId="43A9DC17" w14:textId="2ED12280" w:rsidR="00985BB7" w:rsidRPr="00DB3832" w:rsidRDefault="00985BB7" w:rsidP="00DB3832">
      <w:pPr>
        <w:spacing w:line="373" w:lineRule="exact"/>
        <w:ind w:left="465"/>
        <w:jc w:val="both"/>
        <w:rPr>
          <w:rFonts w:ascii="Times New Roman" w:hAnsi="Times New Roman" w:cs="Times New Roman"/>
          <w:b/>
          <w:i/>
          <w:sz w:val="26"/>
          <w:szCs w:val="26"/>
          <w:lang w:val="ru-RU"/>
        </w:rPr>
      </w:pPr>
      <w:r w:rsidRPr="00DB3832">
        <w:rPr>
          <w:rFonts w:ascii="Times New Roman" w:hAnsi="Times New Roman" w:cs="Times New Roman"/>
          <w:b/>
          <w:i/>
          <w:sz w:val="26"/>
          <w:szCs w:val="26"/>
          <w:lang w:val="ru-RU"/>
        </w:rPr>
        <w:t>Исполнение</w:t>
      </w:r>
      <w:r w:rsidRPr="00DB3832">
        <w:rPr>
          <w:rFonts w:ascii="Times New Roman" w:hAnsi="Times New Roman" w:cs="Times New Roman"/>
          <w:b/>
          <w:i/>
          <w:spacing w:val="26"/>
          <w:sz w:val="26"/>
          <w:szCs w:val="26"/>
          <w:lang w:val="ru-RU"/>
        </w:rPr>
        <w:t xml:space="preserve"> </w:t>
      </w:r>
      <w:r w:rsidRPr="00DB3832">
        <w:rPr>
          <w:rFonts w:ascii="Times New Roman" w:hAnsi="Times New Roman" w:cs="Times New Roman"/>
          <w:b/>
          <w:i/>
          <w:sz w:val="26"/>
          <w:szCs w:val="26"/>
          <w:lang w:val="ru-RU"/>
        </w:rPr>
        <w:t>кода</w:t>
      </w:r>
      <w:r w:rsidRPr="00DB3832">
        <w:rPr>
          <w:rFonts w:ascii="Times New Roman" w:hAnsi="Times New Roman" w:cs="Times New Roman"/>
          <w:b/>
          <w:i/>
          <w:spacing w:val="45"/>
          <w:sz w:val="26"/>
          <w:szCs w:val="26"/>
          <w:lang w:val="ru-RU"/>
        </w:rPr>
        <w:t xml:space="preserve"> </w:t>
      </w:r>
      <w:r w:rsidRPr="00DB3832">
        <w:rPr>
          <w:rFonts w:ascii="Times New Roman" w:hAnsi="Times New Roman" w:cs="Times New Roman"/>
          <w:b/>
          <w:i/>
          <w:sz w:val="26"/>
          <w:szCs w:val="26"/>
          <w:lang w:val="ru-RU"/>
        </w:rPr>
        <w:t>из</w:t>
      </w:r>
      <w:r w:rsidRPr="00DB3832">
        <w:rPr>
          <w:rFonts w:ascii="Times New Roman" w:hAnsi="Times New Roman" w:cs="Times New Roman"/>
          <w:b/>
          <w:i/>
          <w:spacing w:val="8"/>
          <w:sz w:val="26"/>
          <w:szCs w:val="26"/>
          <w:lang w:val="ru-RU"/>
        </w:rPr>
        <w:t xml:space="preserve"> </w:t>
      </w:r>
      <w:r w:rsidRPr="00DB3832">
        <w:rPr>
          <w:rFonts w:ascii="Times New Roman" w:hAnsi="Times New Roman" w:cs="Times New Roman"/>
          <w:b/>
          <w:i/>
          <w:sz w:val="26"/>
          <w:szCs w:val="26"/>
          <w:lang w:val="ru-RU"/>
        </w:rPr>
        <w:t>буфера</w:t>
      </w:r>
      <w:r w:rsidRPr="00DB3832">
        <w:rPr>
          <w:rFonts w:ascii="Times New Roman" w:hAnsi="Times New Roman" w:cs="Times New Roman"/>
          <w:b/>
          <w:i/>
          <w:spacing w:val="59"/>
          <w:sz w:val="26"/>
          <w:szCs w:val="26"/>
          <w:lang w:val="ru-RU"/>
        </w:rPr>
        <w:t xml:space="preserve"> </w:t>
      </w:r>
      <w:bookmarkEnd w:id="11"/>
      <w:r w:rsidRPr="00DB3832">
        <w:rPr>
          <w:rFonts w:ascii="Times New Roman" w:hAnsi="Times New Roman" w:cs="Times New Roman"/>
          <w:b/>
          <w:i/>
          <w:sz w:val="26"/>
          <w:szCs w:val="26"/>
          <w:lang w:val="ru-RU"/>
        </w:rPr>
        <w:t>обмена</w:t>
      </w:r>
    </w:p>
    <w:p w14:paraId="666D3844" w14:textId="7AAE9C5C" w:rsidR="00985BB7" w:rsidRPr="00DB3832" w:rsidRDefault="00985BB7" w:rsidP="00DB3832">
      <w:pPr>
        <w:pStyle w:val="BodyText"/>
        <w:spacing w:before="25" w:line="235" w:lineRule="auto"/>
        <w:ind w:left="196" w:right="124" w:firstLine="273"/>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Когда нужно быстро и без хлопот выполнить</w:t>
      </w:r>
      <w:r w:rsidRPr="00DB3832">
        <w:rPr>
          <w:rFonts w:ascii="Times New Roman" w:hAnsi="Times New Roman" w:cs="Times New Roman"/>
          <w:spacing w:val="44"/>
          <w:sz w:val="26"/>
          <w:szCs w:val="26"/>
          <w:lang w:val="ru-RU"/>
        </w:rPr>
        <w:t xml:space="preserve"> </w:t>
      </w:r>
      <w:r w:rsidRPr="00DB3832">
        <w:rPr>
          <w:rFonts w:ascii="Times New Roman" w:hAnsi="Times New Roman" w:cs="Times New Roman"/>
          <w:w w:val="90"/>
          <w:sz w:val="26"/>
          <w:szCs w:val="26"/>
          <w:lang w:val="ru-RU"/>
        </w:rPr>
        <w:t>код в</w:t>
      </w:r>
      <w:r w:rsidRPr="00DB3832">
        <w:rPr>
          <w:rFonts w:ascii="Times New Roman" w:hAnsi="Times New Roman" w:cs="Times New Roman"/>
          <w:spacing w:val="44"/>
          <w:sz w:val="26"/>
          <w:szCs w:val="26"/>
          <w:lang w:val="ru-RU"/>
        </w:rPr>
        <w:t xml:space="preserve"> </w:t>
      </w:r>
      <w:r w:rsidRPr="00DB3832">
        <w:rPr>
          <w:rFonts w:ascii="Times New Roman" w:hAnsi="Times New Roman" w:cs="Times New Roman"/>
          <w:w w:val="90"/>
          <w:sz w:val="26"/>
          <w:szCs w:val="26"/>
        </w:rPr>
        <w:t>IPython</w:t>
      </w:r>
      <w:r w:rsidRPr="00DB3832">
        <w:rPr>
          <w:rFonts w:ascii="Times New Roman" w:hAnsi="Times New Roman" w:cs="Times New Roman"/>
          <w:w w:val="90"/>
          <w:sz w:val="26"/>
          <w:szCs w:val="26"/>
          <w:lang w:val="ru-RU"/>
        </w:rPr>
        <w:t>, можно просто взять</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его из буфера обмена.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На первый взгляд, неряшливо, но на практике очень полезно. Например, при разработке сложного или долго работающего приложения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иногда желательно исполнять скрипт по частям, останавливаясь после каждого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0"/>
          <w:sz w:val="26"/>
          <w:szCs w:val="26"/>
          <w:lang w:val="ru-RU"/>
        </w:rPr>
        <w:t>шага,</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чтобы проверить</w:t>
      </w:r>
      <w:r w:rsidRPr="00DB3832">
        <w:rPr>
          <w:rFonts w:ascii="Times New Roman" w:hAnsi="Times New Roman" w:cs="Times New Roman"/>
          <w:spacing w:val="44"/>
          <w:sz w:val="26"/>
          <w:szCs w:val="26"/>
          <w:lang w:val="ru-RU"/>
        </w:rPr>
        <w:t xml:space="preserve"> </w:t>
      </w:r>
      <w:r w:rsidRPr="00DB3832">
        <w:rPr>
          <w:rFonts w:ascii="Times New Roman" w:hAnsi="Times New Roman" w:cs="Times New Roman"/>
          <w:w w:val="90"/>
          <w:sz w:val="26"/>
          <w:szCs w:val="26"/>
          <w:lang w:val="ru-RU"/>
        </w:rPr>
        <w:t>загруженные данные и результаты.</w:t>
      </w:r>
      <w:r w:rsidRPr="00DB3832">
        <w:rPr>
          <w:rFonts w:ascii="Times New Roman" w:hAnsi="Times New Roman" w:cs="Times New Roman"/>
          <w:spacing w:val="44"/>
          <w:sz w:val="26"/>
          <w:szCs w:val="26"/>
          <w:lang w:val="ru-RU"/>
        </w:rPr>
        <w:t xml:space="preserve"> </w:t>
      </w:r>
      <w:r w:rsidRPr="00DB3832">
        <w:rPr>
          <w:rFonts w:ascii="Times New Roman" w:hAnsi="Times New Roman" w:cs="Times New Roman"/>
          <w:w w:val="90"/>
          <w:sz w:val="26"/>
          <w:szCs w:val="26"/>
          <w:lang w:val="ru-RU"/>
        </w:rPr>
        <w:t>Или, допустим, вы наш­</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ли</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какой-то</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фрагмент</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кода</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Интернете</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хотите</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поэкспериментировать</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с</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ним,</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не</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sz w:val="26"/>
          <w:szCs w:val="26"/>
          <w:lang w:val="ru-RU"/>
        </w:rPr>
        <w:t>создавая новый</w:t>
      </w:r>
      <w:r w:rsidRPr="00DB3832">
        <w:rPr>
          <w:rFonts w:ascii="Times New Roman" w:hAnsi="Times New Roman" w:cs="Times New Roman"/>
          <w:spacing w:val="14"/>
          <w:sz w:val="26"/>
          <w:szCs w:val="26"/>
          <w:lang w:val="ru-RU"/>
        </w:rPr>
        <w:t xml:space="preserve"> </w:t>
      </w:r>
      <w:r w:rsidRPr="00DB3832">
        <w:rPr>
          <w:rFonts w:ascii="Times New Roman" w:hAnsi="Times New Roman" w:cs="Times New Roman"/>
          <w:sz w:val="26"/>
          <w:szCs w:val="26"/>
          <w:lang w:val="ru-RU"/>
        </w:rPr>
        <w:t>ру-файл.</w:t>
      </w:r>
    </w:p>
    <w:p w14:paraId="071487B6" w14:textId="77777777" w:rsidR="00985BB7" w:rsidRPr="00DB3832" w:rsidRDefault="00985BB7" w:rsidP="00DB3832">
      <w:pPr>
        <w:pStyle w:val="BodyText"/>
        <w:spacing w:before="4" w:line="235" w:lineRule="auto"/>
        <w:ind w:left="195" w:right="117" w:firstLine="269"/>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Для извлечения фрагмента кода из буфера обмена во многих случаях достаточ­</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sz w:val="26"/>
          <w:szCs w:val="26"/>
          <w:lang w:val="ru-RU"/>
        </w:rPr>
        <w:t>но нажать &lt;</w:t>
      </w:r>
      <w:r w:rsidRPr="00DB3832">
        <w:rPr>
          <w:rFonts w:ascii="Times New Roman" w:hAnsi="Times New Roman" w:cs="Times New Roman"/>
          <w:sz w:val="26"/>
          <w:szCs w:val="26"/>
        </w:rPr>
        <w:t>Ctrl</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Shift</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V</w:t>
      </w:r>
      <w:r w:rsidRPr="00DB3832">
        <w:rPr>
          <w:rFonts w:ascii="Times New Roman" w:hAnsi="Times New Roman" w:cs="Times New Roman"/>
          <w:sz w:val="26"/>
          <w:szCs w:val="26"/>
          <w:lang w:val="ru-RU"/>
        </w:rPr>
        <w:t>&gt;. Отметим, что это не стопроцентно надежный способ,</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pacing w:val="-1"/>
          <w:w w:val="95"/>
          <w:sz w:val="26"/>
          <w:szCs w:val="26"/>
          <w:lang w:val="ru-RU"/>
        </w:rPr>
        <w:t xml:space="preserve">потому в таком режиме </w:t>
      </w:r>
      <w:r w:rsidRPr="00DB3832">
        <w:rPr>
          <w:rFonts w:ascii="Times New Roman" w:hAnsi="Times New Roman" w:cs="Times New Roman"/>
          <w:w w:val="95"/>
          <w:sz w:val="26"/>
          <w:szCs w:val="26"/>
          <w:lang w:val="ru-RU"/>
        </w:rPr>
        <w:t xml:space="preserve">имитируется ввод каждой строки в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а символы но­</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5"/>
          <w:sz w:val="26"/>
          <w:szCs w:val="26"/>
          <w:lang w:val="ru-RU"/>
        </w:rPr>
        <w:t>вой строки трактуются как нажатие &lt;</w:t>
      </w:r>
      <w:r w:rsidRPr="00DB3832">
        <w:rPr>
          <w:rFonts w:ascii="Times New Roman" w:hAnsi="Times New Roman" w:cs="Times New Roman"/>
          <w:w w:val="95"/>
          <w:sz w:val="26"/>
          <w:szCs w:val="26"/>
        </w:rPr>
        <w:t>Enter</w:t>
      </w:r>
      <w:r w:rsidRPr="00DB3832">
        <w:rPr>
          <w:rFonts w:ascii="Times New Roman" w:hAnsi="Times New Roman" w:cs="Times New Roman"/>
          <w:w w:val="95"/>
          <w:sz w:val="26"/>
          <w:szCs w:val="26"/>
          <w:lang w:val="ru-RU"/>
        </w:rPr>
        <w:t>&gt;. Это означает, что если извлекается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код, содержащий блок с отступом, и в нем присутствует пустая строка, то </w:t>
      </w:r>
      <w:r w:rsidRPr="00DB3832">
        <w:rPr>
          <w:rFonts w:ascii="Times New Roman" w:hAnsi="Times New Roman" w:cs="Times New Roman"/>
          <w:w w:val="95"/>
          <w:sz w:val="26"/>
          <w:szCs w:val="26"/>
        </w:rPr>
        <w:t>IPython</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будет считать, что блок закончился. При выполнении следующей строки в блоке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105"/>
          <w:sz w:val="26"/>
          <w:szCs w:val="26"/>
          <w:lang w:val="ru-RU"/>
        </w:rPr>
        <w:t>возникнет</w:t>
      </w:r>
      <w:r w:rsidRPr="00DB3832">
        <w:rPr>
          <w:rFonts w:ascii="Times New Roman" w:hAnsi="Times New Roman" w:cs="Times New Roman"/>
          <w:spacing w:val="-9"/>
          <w:w w:val="105"/>
          <w:sz w:val="26"/>
          <w:szCs w:val="26"/>
          <w:lang w:val="ru-RU"/>
        </w:rPr>
        <w:t xml:space="preserve"> </w:t>
      </w:r>
      <w:r w:rsidRPr="00DB3832">
        <w:rPr>
          <w:rFonts w:ascii="Times New Roman" w:hAnsi="Times New Roman" w:cs="Times New Roman"/>
          <w:w w:val="105"/>
          <w:sz w:val="26"/>
          <w:szCs w:val="26"/>
          <w:lang w:val="ru-RU"/>
        </w:rPr>
        <w:t xml:space="preserve">исключение </w:t>
      </w:r>
      <w:r w:rsidRPr="00DB3832">
        <w:rPr>
          <w:rFonts w:ascii="Times New Roman" w:hAnsi="Times New Roman" w:cs="Times New Roman"/>
          <w:w w:val="105"/>
          <w:sz w:val="26"/>
          <w:szCs w:val="26"/>
        </w:rPr>
        <w:t>IndentationEr</w:t>
      </w:r>
      <w:r w:rsidRPr="00DB3832">
        <w:rPr>
          <w:rFonts w:ascii="Times New Roman" w:hAnsi="Times New Roman" w:cs="Times New Roman"/>
          <w:w w:val="105"/>
          <w:sz w:val="26"/>
          <w:szCs w:val="26"/>
          <w:lang w:val="ru-RU"/>
        </w:rPr>
        <w:t>т</w:t>
      </w:r>
      <w:r w:rsidRPr="00DB3832">
        <w:rPr>
          <w:rFonts w:ascii="Times New Roman" w:hAnsi="Times New Roman" w:cs="Times New Roman"/>
          <w:w w:val="105"/>
          <w:sz w:val="26"/>
          <w:szCs w:val="26"/>
        </w:rPr>
        <w:t>or</w:t>
      </w:r>
      <w:r w:rsidRPr="00DB3832">
        <w:rPr>
          <w:rFonts w:ascii="Times New Roman" w:hAnsi="Times New Roman" w:cs="Times New Roman"/>
          <w:w w:val="105"/>
          <w:sz w:val="26"/>
          <w:szCs w:val="26"/>
          <w:lang w:val="ru-RU"/>
        </w:rPr>
        <w:t>.</w:t>
      </w:r>
      <w:r w:rsidRPr="00DB3832">
        <w:rPr>
          <w:rFonts w:ascii="Times New Roman" w:hAnsi="Times New Roman" w:cs="Times New Roman"/>
          <w:spacing w:val="6"/>
          <w:w w:val="105"/>
          <w:sz w:val="26"/>
          <w:szCs w:val="26"/>
          <w:lang w:val="ru-RU"/>
        </w:rPr>
        <w:t xml:space="preserve"> </w:t>
      </w:r>
      <w:r w:rsidRPr="00DB3832">
        <w:rPr>
          <w:rFonts w:ascii="Times New Roman" w:hAnsi="Times New Roman" w:cs="Times New Roman"/>
          <w:w w:val="105"/>
          <w:sz w:val="26"/>
          <w:szCs w:val="26"/>
          <w:lang w:val="ru-RU"/>
        </w:rPr>
        <w:t>Например,</w:t>
      </w:r>
      <w:r w:rsidRPr="00DB3832">
        <w:rPr>
          <w:rFonts w:ascii="Times New Roman" w:hAnsi="Times New Roman" w:cs="Times New Roman"/>
          <w:spacing w:val="-6"/>
          <w:w w:val="105"/>
          <w:sz w:val="26"/>
          <w:szCs w:val="26"/>
          <w:lang w:val="ru-RU"/>
        </w:rPr>
        <w:t xml:space="preserve"> </w:t>
      </w:r>
      <w:r w:rsidRPr="00DB3832">
        <w:rPr>
          <w:rFonts w:ascii="Times New Roman" w:hAnsi="Times New Roman" w:cs="Times New Roman"/>
          <w:w w:val="105"/>
          <w:sz w:val="26"/>
          <w:szCs w:val="26"/>
          <w:lang w:val="ru-RU"/>
        </w:rPr>
        <w:t>такой</w:t>
      </w:r>
      <w:r w:rsidRPr="00DB3832">
        <w:rPr>
          <w:rFonts w:ascii="Times New Roman" w:hAnsi="Times New Roman" w:cs="Times New Roman"/>
          <w:spacing w:val="-8"/>
          <w:w w:val="105"/>
          <w:sz w:val="26"/>
          <w:szCs w:val="26"/>
          <w:lang w:val="ru-RU"/>
        </w:rPr>
        <w:t xml:space="preserve"> </w:t>
      </w:r>
      <w:r w:rsidRPr="00DB3832">
        <w:rPr>
          <w:rFonts w:ascii="Times New Roman" w:hAnsi="Times New Roman" w:cs="Times New Roman"/>
          <w:w w:val="105"/>
          <w:sz w:val="26"/>
          <w:szCs w:val="26"/>
          <w:lang w:val="ru-RU"/>
        </w:rPr>
        <w:t>код:</w:t>
      </w:r>
    </w:p>
    <w:p w14:paraId="1FF2A727" w14:textId="77777777" w:rsidR="00D4265E" w:rsidRDefault="00D4265E" w:rsidP="00DB3832">
      <w:pPr>
        <w:pStyle w:val="BodyText"/>
        <w:spacing w:before="180"/>
        <w:ind w:left="198"/>
        <w:jc w:val="both"/>
        <w:rPr>
          <w:rFonts w:ascii="Times New Roman" w:hAnsi="Times New Roman" w:cs="Times New Roman"/>
          <w:w w:val="95"/>
          <w:sz w:val="26"/>
          <w:szCs w:val="26"/>
          <w:lang w:val="ru-RU"/>
        </w:rPr>
      </w:pPr>
      <w:r>
        <w:rPr>
          <w:noProof/>
        </w:rPr>
        <w:drawing>
          <wp:inline distT="0" distB="0" distL="0" distR="0" wp14:anchorId="5223F2F9" wp14:editId="482D10A0">
            <wp:extent cx="933450" cy="110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3450" cy="1104900"/>
                    </a:xfrm>
                    <a:prstGeom prst="rect">
                      <a:avLst/>
                    </a:prstGeom>
                  </pic:spPr>
                </pic:pic>
              </a:graphicData>
            </a:graphic>
          </wp:inline>
        </w:drawing>
      </w:r>
      <w:r w:rsidRPr="00DB3832">
        <w:rPr>
          <w:rFonts w:ascii="Times New Roman" w:hAnsi="Times New Roman" w:cs="Times New Roman"/>
          <w:w w:val="95"/>
          <w:sz w:val="26"/>
          <w:szCs w:val="26"/>
          <w:lang w:val="ru-RU"/>
        </w:rPr>
        <w:t xml:space="preserve"> </w:t>
      </w:r>
    </w:p>
    <w:p w14:paraId="1A70E35B" w14:textId="6CDDDC69" w:rsidR="00E57427" w:rsidRDefault="00985BB7" w:rsidP="00E57427">
      <w:pPr>
        <w:pStyle w:val="BodyText"/>
        <w:spacing w:before="180"/>
        <w:ind w:left="198"/>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после вставки</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из</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буфера</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обмена</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работать</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не</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будет:</w:t>
      </w:r>
      <w:r w:rsidR="00E57427" w:rsidRPr="00E57427">
        <w:rPr>
          <w:rFonts w:ascii="Times New Roman" w:hAnsi="Times New Roman" w:cs="Times New Roman"/>
          <w:w w:val="95"/>
          <w:sz w:val="26"/>
          <w:szCs w:val="26"/>
          <w:lang w:val="ru-RU"/>
        </w:rPr>
        <w:t xml:space="preserve"> </w:t>
      </w:r>
    </w:p>
    <w:p w14:paraId="165D8FA0" w14:textId="646B90EA" w:rsidR="00E57427" w:rsidRDefault="00E57427" w:rsidP="00E57427">
      <w:pPr>
        <w:pStyle w:val="BodyText"/>
        <w:spacing w:before="180"/>
        <w:ind w:left="198"/>
        <w:jc w:val="both"/>
        <w:rPr>
          <w:rFonts w:ascii="Times New Roman" w:hAnsi="Times New Roman" w:cs="Times New Roman"/>
          <w:w w:val="95"/>
          <w:sz w:val="26"/>
          <w:szCs w:val="26"/>
          <w:lang w:val="ru-RU"/>
        </w:rPr>
      </w:pPr>
      <w:r>
        <w:rPr>
          <w:noProof/>
        </w:rPr>
        <w:drawing>
          <wp:inline distT="0" distB="0" distL="0" distR="0" wp14:anchorId="0DA34CAF" wp14:editId="5803400F">
            <wp:extent cx="5098042" cy="1905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6641" cy="1911950"/>
                    </a:xfrm>
                    <a:prstGeom prst="rect">
                      <a:avLst/>
                    </a:prstGeom>
                  </pic:spPr>
                </pic:pic>
              </a:graphicData>
            </a:graphic>
          </wp:inline>
        </w:drawing>
      </w:r>
    </w:p>
    <w:p w14:paraId="6ED1E1F6" w14:textId="11C700A8" w:rsidR="00985BB7" w:rsidRPr="00DB3832" w:rsidRDefault="00985BB7" w:rsidP="00DB3832">
      <w:pPr>
        <w:pStyle w:val="BodyText"/>
        <w:spacing w:before="211" w:line="293" w:lineRule="exact"/>
        <w:ind w:left="500"/>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В</w:t>
      </w:r>
      <w:r w:rsidRPr="00DB3832">
        <w:rPr>
          <w:rFonts w:ascii="Times New Roman" w:hAnsi="Times New Roman" w:cs="Times New Roman"/>
          <w:spacing w:val="44"/>
          <w:w w:val="95"/>
          <w:sz w:val="26"/>
          <w:szCs w:val="26"/>
          <w:lang w:val="ru-RU"/>
        </w:rPr>
        <w:t xml:space="preserve"> </w:t>
      </w:r>
      <w:r w:rsidRPr="00DB3832">
        <w:rPr>
          <w:rFonts w:ascii="Times New Roman" w:hAnsi="Times New Roman" w:cs="Times New Roman"/>
          <w:w w:val="95"/>
          <w:sz w:val="26"/>
          <w:szCs w:val="26"/>
          <w:lang w:val="ru-RU"/>
        </w:rPr>
        <w:t>сообщении</w:t>
      </w:r>
      <w:r w:rsidRPr="00DB3832">
        <w:rPr>
          <w:rFonts w:ascii="Times New Roman" w:hAnsi="Times New Roman" w:cs="Times New Roman"/>
          <w:spacing w:val="83"/>
          <w:sz w:val="26"/>
          <w:szCs w:val="26"/>
          <w:lang w:val="ru-RU"/>
        </w:rPr>
        <w:t xml:space="preserve"> </w:t>
      </w:r>
      <w:r w:rsidRPr="00DB3832">
        <w:rPr>
          <w:rFonts w:ascii="Times New Roman" w:hAnsi="Times New Roman" w:cs="Times New Roman"/>
          <w:w w:val="95"/>
          <w:sz w:val="26"/>
          <w:szCs w:val="26"/>
          <w:lang w:val="ru-RU"/>
        </w:rPr>
        <w:t>об</w:t>
      </w:r>
      <w:r w:rsidRPr="00DB3832">
        <w:rPr>
          <w:rFonts w:ascii="Times New Roman" w:hAnsi="Times New Roman" w:cs="Times New Roman"/>
          <w:spacing w:val="76"/>
          <w:sz w:val="26"/>
          <w:szCs w:val="26"/>
          <w:lang w:val="ru-RU"/>
        </w:rPr>
        <w:t xml:space="preserve"> </w:t>
      </w:r>
      <w:r w:rsidRPr="00DB3832">
        <w:rPr>
          <w:rFonts w:ascii="Times New Roman" w:hAnsi="Times New Roman" w:cs="Times New Roman"/>
          <w:w w:val="95"/>
          <w:sz w:val="26"/>
          <w:szCs w:val="26"/>
          <w:lang w:val="ru-RU"/>
        </w:rPr>
        <w:t>ошибке</w:t>
      </w:r>
      <w:r w:rsidRPr="00DB3832">
        <w:rPr>
          <w:rFonts w:ascii="Times New Roman" w:hAnsi="Times New Roman" w:cs="Times New Roman"/>
          <w:spacing w:val="87"/>
          <w:sz w:val="26"/>
          <w:szCs w:val="26"/>
          <w:lang w:val="ru-RU"/>
        </w:rPr>
        <w:t xml:space="preserve"> </w:t>
      </w:r>
      <w:r w:rsidRPr="00DB3832">
        <w:rPr>
          <w:rFonts w:ascii="Times New Roman" w:hAnsi="Times New Roman" w:cs="Times New Roman"/>
          <w:w w:val="95"/>
          <w:sz w:val="26"/>
          <w:szCs w:val="26"/>
          <w:lang w:val="ru-RU"/>
        </w:rPr>
        <w:t>предлагается</w:t>
      </w:r>
      <w:r w:rsidRPr="00DB3832">
        <w:rPr>
          <w:rFonts w:ascii="Times New Roman" w:hAnsi="Times New Roman" w:cs="Times New Roman"/>
          <w:spacing w:val="84"/>
          <w:sz w:val="26"/>
          <w:szCs w:val="26"/>
          <w:lang w:val="ru-RU"/>
        </w:rPr>
        <w:t xml:space="preserve"> </w:t>
      </w:r>
      <w:r w:rsidRPr="00DB3832">
        <w:rPr>
          <w:rFonts w:ascii="Times New Roman" w:hAnsi="Times New Roman" w:cs="Times New Roman"/>
          <w:w w:val="95"/>
          <w:sz w:val="26"/>
          <w:szCs w:val="26"/>
          <w:lang w:val="ru-RU"/>
        </w:rPr>
        <w:t>использовать</w:t>
      </w:r>
      <w:r w:rsidRPr="00DB3832">
        <w:rPr>
          <w:rFonts w:ascii="Times New Roman" w:hAnsi="Times New Roman" w:cs="Times New Roman"/>
          <w:spacing w:val="97"/>
          <w:sz w:val="26"/>
          <w:szCs w:val="26"/>
          <w:lang w:val="ru-RU"/>
        </w:rPr>
        <w:t xml:space="preserve"> </w:t>
      </w:r>
      <w:r w:rsidRPr="00DB3832">
        <w:rPr>
          <w:rFonts w:ascii="Times New Roman" w:hAnsi="Times New Roman" w:cs="Times New Roman"/>
          <w:w w:val="95"/>
          <w:sz w:val="26"/>
          <w:szCs w:val="26"/>
          <w:lang w:val="ru-RU"/>
        </w:rPr>
        <w:t>магические</w:t>
      </w:r>
      <w:r w:rsidRPr="00DB3832">
        <w:rPr>
          <w:rFonts w:ascii="Times New Roman" w:hAnsi="Times New Roman" w:cs="Times New Roman"/>
          <w:spacing w:val="89"/>
          <w:sz w:val="26"/>
          <w:szCs w:val="26"/>
          <w:lang w:val="ru-RU"/>
        </w:rPr>
        <w:t xml:space="preserve"> </w:t>
      </w:r>
      <w:r w:rsidRPr="00DB3832">
        <w:rPr>
          <w:rFonts w:ascii="Times New Roman" w:hAnsi="Times New Roman" w:cs="Times New Roman"/>
          <w:w w:val="95"/>
          <w:sz w:val="26"/>
          <w:szCs w:val="26"/>
          <w:lang w:val="ru-RU"/>
        </w:rPr>
        <w:t>функции</w:t>
      </w:r>
    </w:p>
    <w:p w14:paraId="2C5574C9" w14:textId="6FBBEE3B" w:rsidR="00985BB7" w:rsidRDefault="00985BB7" w:rsidP="009905DE">
      <w:pPr>
        <w:pStyle w:val="BodyText"/>
        <w:spacing w:before="4" w:line="235" w:lineRule="auto"/>
        <w:ind w:left="214" w:firstLine="17"/>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paste</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38"/>
          <w:w w:val="9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cpaste</w:t>
      </w:r>
      <w:r w:rsidRPr="00DB3832">
        <w:rPr>
          <w:rFonts w:ascii="Times New Roman" w:hAnsi="Times New Roman" w:cs="Times New Roman"/>
          <w:w w:val="95"/>
          <w:sz w:val="26"/>
          <w:szCs w:val="26"/>
          <w:lang w:val="ru-RU"/>
        </w:rPr>
        <w:t>.</w:t>
      </w:r>
      <w:r w:rsidRPr="00DB3832">
        <w:rPr>
          <w:rFonts w:ascii="Times New Roman" w:hAnsi="Times New Roman" w:cs="Times New Roman"/>
          <w:spacing w:val="47"/>
          <w:w w:val="95"/>
          <w:sz w:val="26"/>
          <w:szCs w:val="26"/>
          <w:lang w:val="ru-RU"/>
        </w:rPr>
        <w:t xml:space="preserve"> </w:t>
      </w:r>
      <w:r w:rsidRPr="00DB3832">
        <w:rPr>
          <w:rFonts w:ascii="Times New Roman" w:hAnsi="Times New Roman" w:cs="Times New Roman"/>
          <w:w w:val="95"/>
          <w:sz w:val="26"/>
          <w:szCs w:val="26"/>
          <w:lang w:val="ru-RU"/>
        </w:rPr>
        <w:t>Функция</w:t>
      </w:r>
      <w:r w:rsidRPr="00DB3832">
        <w:rPr>
          <w:rFonts w:ascii="Times New Roman" w:hAnsi="Times New Roman" w:cs="Times New Roman"/>
          <w:spacing w:val="37"/>
          <w:w w:val="9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paste</w:t>
      </w:r>
      <w:r w:rsidRPr="00DB3832">
        <w:rPr>
          <w:rFonts w:ascii="Times New Roman" w:hAnsi="Times New Roman" w:cs="Times New Roman"/>
          <w:spacing w:val="16"/>
          <w:w w:val="95"/>
          <w:sz w:val="26"/>
          <w:szCs w:val="26"/>
          <w:lang w:val="ru-RU"/>
        </w:rPr>
        <w:t xml:space="preserve"> </w:t>
      </w:r>
      <w:r w:rsidRPr="00DB3832">
        <w:rPr>
          <w:rFonts w:ascii="Times New Roman" w:hAnsi="Times New Roman" w:cs="Times New Roman"/>
          <w:w w:val="95"/>
          <w:sz w:val="26"/>
          <w:szCs w:val="26"/>
          <w:lang w:val="ru-RU"/>
        </w:rPr>
        <w:t>принимает</w:t>
      </w:r>
      <w:r w:rsidRPr="00DB3832">
        <w:rPr>
          <w:rFonts w:ascii="Times New Roman" w:hAnsi="Times New Roman" w:cs="Times New Roman"/>
          <w:spacing w:val="22"/>
          <w:w w:val="95"/>
          <w:sz w:val="26"/>
          <w:szCs w:val="26"/>
          <w:lang w:val="ru-RU"/>
        </w:rPr>
        <w:t xml:space="preserve"> </w:t>
      </w:r>
      <w:r w:rsidRPr="00DB3832">
        <w:rPr>
          <w:rFonts w:ascii="Times New Roman" w:hAnsi="Times New Roman" w:cs="Times New Roman"/>
          <w:w w:val="95"/>
          <w:sz w:val="26"/>
          <w:szCs w:val="26"/>
          <w:lang w:val="ru-RU"/>
        </w:rPr>
        <w:t>текст,</w:t>
      </w:r>
      <w:r w:rsidRPr="00DB3832">
        <w:rPr>
          <w:rFonts w:ascii="Times New Roman" w:hAnsi="Times New Roman" w:cs="Times New Roman"/>
          <w:spacing w:val="24"/>
          <w:w w:val="95"/>
          <w:sz w:val="26"/>
          <w:szCs w:val="26"/>
          <w:lang w:val="ru-RU"/>
        </w:rPr>
        <w:t xml:space="preserve"> </w:t>
      </w:r>
      <w:r w:rsidRPr="00DB3832">
        <w:rPr>
          <w:rFonts w:ascii="Times New Roman" w:hAnsi="Times New Roman" w:cs="Times New Roman"/>
          <w:w w:val="95"/>
          <w:sz w:val="26"/>
          <w:szCs w:val="26"/>
          <w:lang w:val="ru-RU"/>
        </w:rPr>
        <w:t>находящийся</w:t>
      </w:r>
      <w:r w:rsidRPr="00DB3832">
        <w:rPr>
          <w:rFonts w:ascii="Times New Roman" w:hAnsi="Times New Roman" w:cs="Times New Roman"/>
          <w:spacing w:val="27"/>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20"/>
          <w:w w:val="95"/>
          <w:sz w:val="26"/>
          <w:szCs w:val="26"/>
          <w:lang w:val="ru-RU"/>
        </w:rPr>
        <w:t xml:space="preserve"> </w:t>
      </w:r>
      <w:r w:rsidRPr="00DB3832">
        <w:rPr>
          <w:rFonts w:ascii="Times New Roman" w:hAnsi="Times New Roman" w:cs="Times New Roman"/>
          <w:w w:val="95"/>
          <w:sz w:val="26"/>
          <w:szCs w:val="26"/>
          <w:lang w:val="ru-RU"/>
        </w:rPr>
        <w:t>буфере</w:t>
      </w:r>
      <w:r w:rsidRPr="00DB3832">
        <w:rPr>
          <w:rFonts w:ascii="Times New Roman" w:hAnsi="Times New Roman" w:cs="Times New Roman"/>
          <w:spacing w:val="20"/>
          <w:w w:val="95"/>
          <w:sz w:val="26"/>
          <w:szCs w:val="26"/>
          <w:lang w:val="ru-RU"/>
        </w:rPr>
        <w:t xml:space="preserve"> </w:t>
      </w:r>
      <w:r w:rsidRPr="00DB3832">
        <w:rPr>
          <w:rFonts w:ascii="Times New Roman" w:hAnsi="Times New Roman" w:cs="Times New Roman"/>
          <w:w w:val="95"/>
          <w:sz w:val="26"/>
          <w:szCs w:val="26"/>
          <w:lang w:val="ru-RU"/>
        </w:rPr>
        <w:t>об­</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sz w:val="26"/>
          <w:szCs w:val="26"/>
          <w:lang w:val="ru-RU"/>
        </w:rPr>
        <w:t>мена,</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исполняет</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его</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оболочке</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как</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единый</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блок:</w:t>
      </w:r>
      <w:r w:rsidR="009905DE" w:rsidRPr="009905DE">
        <w:rPr>
          <w:rFonts w:ascii="Times New Roman" w:hAnsi="Times New Roman" w:cs="Times New Roman"/>
          <w:sz w:val="26"/>
          <w:szCs w:val="26"/>
          <w:lang w:val="ru-RU"/>
        </w:rPr>
        <w:t xml:space="preserve"> </w:t>
      </w:r>
    </w:p>
    <w:p w14:paraId="17AF514F" w14:textId="213F1C08" w:rsidR="009905DE" w:rsidRPr="00DB3832" w:rsidRDefault="009905DE" w:rsidP="009905DE">
      <w:pPr>
        <w:pStyle w:val="BodyText"/>
        <w:spacing w:before="4" w:line="235" w:lineRule="auto"/>
        <w:ind w:left="214" w:firstLine="17"/>
        <w:jc w:val="both"/>
        <w:rPr>
          <w:rFonts w:ascii="Times New Roman" w:hAnsi="Times New Roman" w:cs="Times New Roman"/>
          <w:sz w:val="26"/>
          <w:szCs w:val="26"/>
          <w:lang w:val="ru-RU"/>
        </w:rPr>
      </w:pPr>
      <w:r>
        <w:rPr>
          <w:noProof/>
        </w:rPr>
        <w:drawing>
          <wp:inline distT="0" distB="0" distL="0" distR="0" wp14:anchorId="0D232890" wp14:editId="2AD380FF">
            <wp:extent cx="2988183" cy="14020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8850" cy="1407085"/>
                    </a:xfrm>
                    <a:prstGeom prst="rect">
                      <a:avLst/>
                    </a:prstGeom>
                  </pic:spPr>
                </pic:pic>
              </a:graphicData>
            </a:graphic>
          </wp:inline>
        </w:drawing>
      </w:r>
    </w:p>
    <w:p w14:paraId="656E0F85" w14:textId="77777777" w:rsidR="00985BB7" w:rsidRPr="00DB3832" w:rsidRDefault="00985BB7" w:rsidP="00DB3832">
      <w:pPr>
        <w:pStyle w:val="BodyText"/>
        <w:jc w:val="both"/>
        <w:rPr>
          <w:rFonts w:ascii="Times New Roman" w:hAnsi="Times New Roman" w:cs="Times New Roman"/>
          <w:sz w:val="26"/>
          <w:szCs w:val="26"/>
          <w:lang w:val="ru-RU"/>
        </w:rPr>
      </w:pPr>
    </w:p>
    <w:p w14:paraId="4A564C9D" w14:textId="77777777" w:rsidR="00985BB7" w:rsidRPr="00DB3832" w:rsidRDefault="00985BB7" w:rsidP="00DB3832">
      <w:pPr>
        <w:pStyle w:val="BodyText"/>
        <w:spacing w:before="5"/>
        <w:jc w:val="both"/>
        <w:rPr>
          <w:rFonts w:ascii="Times New Roman" w:hAnsi="Times New Roman" w:cs="Times New Roman"/>
          <w:sz w:val="26"/>
          <w:szCs w:val="26"/>
          <w:lang w:val="ru-RU"/>
        </w:rPr>
      </w:pPr>
    </w:p>
    <w:p w14:paraId="6BC60111" w14:textId="77777777" w:rsidR="00985BB7" w:rsidRPr="00DB3832" w:rsidRDefault="00985BB7" w:rsidP="00DB3832">
      <w:pPr>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2623E7CE" w14:textId="77777777" w:rsidR="00985BB7" w:rsidRPr="00DB3832" w:rsidRDefault="00985BB7" w:rsidP="00DB3832">
      <w:pPr>
        <w:pStyle w:val="BodyText"/>
        <w:jc w:val="both"/>
        <w:rPr>
          <w:rFonts w:ascii="Times New Roman" w:hAnsi="Times New Roman" w:cs="Times New Roman"/>
          <w:sz w:val="26"/>
          <w:szCs w:val="26"/>
          <w:lang w:val="ru-RU"/>
        </w:rPr>
      </w:pPr>
    </w:p>
    <w:p w14:paraId="4A80A2C7" w14:textId="2BD88C5D" w:rsidR="00985BB7" w:rsidRPr="00DB3832" w:rsidRDefault="00815064" w:rsidP="00DB3832">
      <w:pPr>
        <w:pStyle w:val="BodyText"/>
        <w:spacing w:before="4"/>
        <w:jc w:val="both"/>
        <w:rPr>
          <w:rFonts w:ascii="Times New Roman"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2D8D9FC8" wp14:editId="6DD0E6C9">
            <wp:extent cx="830580" cy="781365"/>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33648" cy="784251"/>
                    </a:xfrm>
                    <a:prstGeom prst="rect">
                      <a:avLst/>
                    </a:prstGeom>
                  </pic:spPr>
                </pic:pic>
              </a:graphicData>
            </a:graphic>
          </wp:inline>
        </w:drawing>
      </w:r>
    </w:p>
    <w:p w14:paraId="69CA7182" w14:textId="5562151F" w:rsidR="00985BB7" w:rsidRPr="00DB3832" w:rsidRDefault="00985BB7" w:rsidP="00DB3832">
      <w:pPr>
        <w:spacing w:before="114"/>
        <w:ind w:left="1356"/>
        <w:jc w:val="both"/>
        <w:rPr>
          <w:rFonts w:ascii="Times New Roman" w:hAnsi="Times New Roman" w:cs="Times New Roman"/>
          <w:b/>
          <w:sz w:val="26"/>
          <w:szCs w:val="26"/>
          <w:lang w:val="ru-RU"/>
        </w:rPr>
      </w:pPr>
      <w:r w:rsidRPr="00DB3832">
        <w:rPr>
          <w:rFonts w:ascii="Times New Roman" w:hAnsi="Times New Roman" w:cs="Times New Roman"/>
          <w:sz w:val="26"/>
          <w:szCs w:val="26"/>
          <w:lang w:val="ru-RU"/>
        </w:rPr>
        <w:br w:type="column"/>
      </w:r>
    </w:p>
    <w:p w14:paraId="1671654A" w14:textId="77777777" w:rsidR="00985BB7" w:rsidRPr="00DB3832" w:rsidRDefault="00985BB7" w:rsidP="00DB3832">
      <w:pPr>
        <w:pStyle w:val="BodyText"/>
        <w:spacing w:before="1"/>
        <w:jc w:val="both"/>
        <w:rPr>
          <w:rFonts w:ascii="Times New Roman" w:hAnsi="Times New Roman" w:cs="Times New Roman"/>
          <w:b/>
          <w:sz w:val="26"/>
          <w:szCs w:val="26"/>
          <w:lang w:val="ru-RU"/>
        </w:rPr>
      </w:pPr>
    </w:p>
    <w:p w14:paraId="1747924A" w14:textId="064E0EC3" w:rsidR="00985BB7" w:rsidRPr="00DB3832" w:rsidRDefault="00985BB7" w:rsidP="00DB3832">
      <w:pPr>
        <w:spacing w:line="235" w:lineRule="auto"/>
        <w:ind w:left="226" w:right="538" w:firstLine="59"/>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 xml:space="preserve">В зависимости от платформы и способа установки </w:t>
      </w:r>
      <w:r w:rsidRPr="00DB3832">
        <w:rPr>
          <w:rFonts w:ascii="Times New Roman" w:hAnsi="Times New Roman" w:cs="Times New Roman"/>
          <w:sz w:val="26"/>
          <w:szCs w:val="26"/>
        </w:rPr>
        <w:t>Python</w:t>
      </w:r>
      <w:r w:rsidRPr="00DB3832">
        <w:rPr>
          <w:rFonts w:ascii="Times New Roman" w:hAnsi="Times New Roman" w:cs="Times New Roman"/>
          <w:sz w:val="26"/>
          <w:szCs w:val="26"/>
          <w:lang w:val="ru-RU"/>
        </w:rPr>
        <w:t xml:space="preserve"> может случиться, что функция %</w:t>
      </w:r>
      <w:r w:rsidRPr="00DB3832">
        <w:rPr>
          <w:rFonts w:ascii="Times New Roman" w:hAnsi="Times New Roman" w:cs="Times New Roman"/>
          <w:sz w:val="26"/>
          <w:szCs w:val="26"/>
        </w:rPr>
        <w:t>paste</w:t>
      </w:r>
      <w:r w:rsidRPr="00DB3832">
        <w:rPr>
          <w:rFonts w:ascii="Times New Roman" w:hAnsi="Times New Roman" w:cs="Times New Roman"/>
          <w:sz w:val="26"/>
          <w:szCs w:val="26"/>
          <w:lang w:val="ru-RU"/>
        </w:rPr>
        <w:t xml:space="preserve"> откажется работать, хотя это маловероятно. В пакетных дистрибутивах типа </w:t>
      </w:r>
      <w:r w:rsidRPr="00DB3832">
        <w:rPr>
          <w:rFonts w:ascii="Times New Roman" w:hAnsi="Times New Roman" w:cs="Times New Roman"/>
          <w:sz w:val="26"/>
          <w:szCs w:val="26"/>
        </w:rPr>
        <w:t>EPDFree</w:t>
      </w:r>
      <w:r w:rsidRPr="00DB3832">
        <w:rPr>
          <w:rFonts w:ascii="Times New Roman" w:hAnsi="Times New Roman" w:cs="Times New Roman"/>
          <w:sz w:val="26"/>
          <w:szCs w:val="26"/>
          <w:lang w:val="ru-RU"/>
        </w:rPr>
        <w:t xml:space="preserve"> (описан во введении) такой проблемы</w:t>
      </w:r>
      <w:r w:rsidRPr="00DB3832">
        <w:rPr>
          <w:rFonts w:ascii="Times New Roman" w:hAnsi="Times New Roman" w:cs="Times New Roman"/>
          <w:spacing w:val="-42"/>
          <w:sz w:val="26"/>
          <w:szCs w:val="26"/>
          <w:lang w:val="ru-RU"/>
        </w:rPr>
        <w:t xml:space="preserve"> </w:t>
      </w:r>
      <w:r w:rsidRPr="00DB3832">
        <w:rPr>
          <w:rFonts w:ascii="Times New Roman" w:hAnsi="Times New Roman" w:cs="Times New Roman"/>
          <w:sz w:val="26"/>
          <w:szCs w:val="26"/>
          <w:lang w:val="ru-RU"/>
        </w:rPr>
        <w:t>быть</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не</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должно.</w:t>
      </w:r>
    </w:p>
    <w:p w14:paraId="2FC3E285" w14:textId="77777777" w:rsidR="00985BB7" w:rsidRPr="00DB3832" w:rsidRDefault="00985BB7" w:rsidP="00DB3832">
      <w:pPr>
        <w:spacing w:line="235" w:lineRule="auto"/>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num="2" w:space="720" w:equalWidth="0">
            <w:col w:w="1502" w:space="40"/>
            <w:col w:w="7688"/>
          </w:cols>
        </w:sectPr>
      </w:pPr>
    </w:p>
    <w:p w14:paraId="08D5E6A8" w14:textId="06A89B9B" w:rsidR="00985BB7" w:rsidRPr="00DB3832" w:rsidRDefault="00985BB7" w:rsidP="00DB3832">
      <w:pPr>
        <w:pStyle w:val="BodyText"/>
        <w:spacing w:before="8"/>
        <w:jc w:val="both"/>
        <w:rPr>
          <w:rFonts w:ascii="Times New Roman" w:hAnsi="Times New Roman" w:cs="Times New Roman"/>
          <w:sz w:val="26"/>
          <w:szCs w:val="26"/>
          <w:lang w:val="ru-RU"/>
        </w:rPr>
      </w:pPr>
    </w:p>
    <w:p w14:paraId="02D7B40A" w14:textId="77777777" w:rsidR="000B7AEC" w:rsidRDefault="00985BB7" w:rsidP="000B7AEC">
      <w:pPr>
        <w:pStyle w:val="BodyText"/>
        <w:spacing w:before="131" w:line="232" w:lineRule="auto"/>
        <w:ind w:left="111" w:right="188" w:firstLine="279"/>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Функция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cpaste</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аналогична,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но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выводит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специальное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приглашение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для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вставки</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кода:</w:t>
      </w:r>
      <w:r w:rsidR="000B7AEC" w:rsidRPr="000B7AEC">
        <w:rPr>
          <w:rFonts w:ascii="Times New Roman" w:hAnsi="Times New Roman" w:cs="Times New Roman"/>
          <w:sz w:val="26"/>
          <w:szCs w:val="26"/>
          <w:lang w:val="ru-RU"/>
        </w:rPr>
        <w:t xml:space="preserve"> </w:t>
      </w:r>
    </w:p>
    <w:p w14:paraId="1057D8A0" w14:textId="2493F72D" w:rsidR="00985BB7" w:rsidRPr="00DB3832" w:rsidRDefault="000B7AEC" w:rsidP="000B7AEC">
      <w:pPr>
        <w:pStyle w:val="BodyText"/>
        <w:spacing w:before="131" w:line="232" w:lineRule="auto"/>
        <w:ind w:left="111" w:right="188" w:firstLine="279"/>
        <w:jc w:val="both"/>
        <w:rPr>
          <w:rFonts w:ascii="Times New Roman" w:hAnsi="Times New Roman" w:cs="Times New Roman"/>
          <w:sz w:val="26"/>
          <w:szCs w:val="26"/>
          <w:lang w:val="ru-RU"/>
        </w:rPr>
      </w:pPr>
      <w:r>
        <w:rPr>
          <w:noProof/>
        </w:rPr>
        <w:drawing>
          <wp:inline distT="0" distB="0" distL="0" distR="0" wp14:anchorId="173C6B33" wp14:editId="03E9349C">
            <wp:extent cx="5861050" cy="16414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1050" cy="1641475"/>
                    </a:xfrm>
                    <a:prstGeom prst="rect">
                      <a:avLst/>
                    </a:prstGeom>
                  </pic:spPr>
                </pic:pic>
              </a:graphicData>
            </a:graphic>
          </wp:inline>
        </w:drawing>
      </w:r>
      <w:r w:rsidRPr="00DB3832">
        <w:rPr>
          <w:rFonts w:ascii="Times New Roman" w:hAnsi="Times New Roman" w:cs="Times New Roman"/>
          <w:w w:val="95"/>
          <w:sz w:val="26"/>
          <w:szCs w:val="26"/>
          <w:lang w:val="ru-RU"/>
        </w:rPr>
        <w:t xml:space="preserve"> </w:t>
      </w:r>
      <w:r w:rsidR="00985BB7" w:rsidRPr="00DB3832">
        <w:rPr>
          <w:rFonts w:ascii="Times New Roman" w:hAnsi="Times New Roman" w:cs="Times New Roman"/>
          <w:w w:val="95"/>
          <w:sz w:val="26"/>
          <w:szCs w:val="26"/>
          <w:lang w:val="ru-RU"/>
        </w:rPr>
        <w:t>При использовании %</w:t>
      </w:r>
      <w:r w:rsidR="00985BB7" w:rsidRPr="00DB3832">
        <w:rPr>
          <w:rFonts w:ascii="Times New Roman" w:hAnsi="Times New Roman" w:cs="Times New Roman"/>
          <w:w w:val="95"/>
          <w:sz w:val="26"/>
          <w:szCs w:val="26"/>
        </w:rPr>
        <w:t>cpaste</w:t>
      </w:r>
      <w:r w:rsidR="00985BB7" w:rsidRPr="00DB3832">
        <w:rPr>
          <w:rFonts w:ascii="Times New Roman" w:hAnsi="Times New Roman" w:cs="Times New Roman"/>
          <w:w w:val="95"/>
          <w:sz w:val="26"/>
          <w:szCs w:val="26"/>
          <w:lang w:val="ru-RU"/>
        </w:rPr>
        <w:t xml:space="preserve"> вы можете вставить сколько угодно кода, перед</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тем как начать его выполнение. Например, %</w:t>
      </w:r>
      <w:r w:rsidR="00985BB7" w:rsidRPr="00DB3832">
        <w:rPr>
          <w:rFonts w:ascii="Times New Roman" w:hAnsi="Times New Roman" w:cs="Times New Roman"/>
          <w:w w:val="95"/>
          <w:sz w:val="26"/>
          <w:szCs w:val="26"/>
        </w:rPr>
        <w:t>cpaste</w:t>
      </w:r>
      <w:r w:rsidR="00985BB7" w:rsidRPr="00DB3832">
        <w:rPr>
          <w:rFonts w:ascii="Times New Roman" w:hAnsi="Times New Roman" w:cs="Times New Roman"/>
          <w:w w:val="95"/>
          <w:sz w:val="26"/>
          <w:szCs w:val="26"/>
          <w:lang w:val="ru-RU"/>
        </w:rPr>
        <w:t xml:space="preserve"> может пригодиться, сели вы</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хотите посмотреть па вставленный код до выполнения. Если окажется, что слу­</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чайно</w:t>
      </w:r>
      <w:r w:rsidR="00985BB7" w:rsidRPr="00DB3832">
        <w:rPr>
          <w:rFonts w:ascii="Times New Roman" w:hAnsi="Times New Roman" w:cs="Times New Roman"/>
          <w:spacing w:val="3"/>
          <w:w w:val="95"/>
          <w:sz w:val="26"/>
          <w:szCs w:val="26"/>
          <w:lang w:val="ru-RU"/>
        </w:rPr>
        <w:t xml:space="preserve"> </w:t>
      </w:r>
      <w:r w:rsidR="00985BB7" w:rsidRPr="00DB3832">
        <w:rPr>
          <w:rFonts w:ascii="Times New Roman" w:hAnsi="Times New Roman" w:cs="Times New Roman"/>
          <w:w w:val="95"/>
          <w:sz w:val="26"/>
          <w:szCs w:val="26"/>
          <w:lang w:val="ru-RU"/>
        </w:rPr>
        <w:t>вставлен</w:t>
      </w:r>
      <w:r w:rsidR="00985BB7" w:rsidRPr="00DB3832">
        <w:rPr>
          <w:rFonts w:ascii="Times New Roman" w:hAnsi="Times New Roman" w:cs="Times New Roman"/>
          <w:spacing w:val="10"/>
          <w:w w:val="95"/>
          <w:sz w:val="26"/>
          <w:szCs w:val="26"/>
          <w:lang w:val="ru-RU"/>
        </w:rPr>
        <w:t xml:space="preserve"> </w:t>
      </w:r>
      <w:r w:rsidR="00985BB7" w:rsidRPr="00DB3832">
        <w:rPr>
          <w:rFonts w:ascii="Times New Roman" w:hAnsi="Times New Roman" w:cs="Times New Roman"/>
          <w:w w:val="95"/>
          <w:sz w:val="26"/>
          <w:szCs w:val="26"/>
          <w:lang w:val="ru-RU"/>
        </w:rPr>
        <w:t>не</w:t>
      </w:r>
      <w:r w:rsidR="00985BB7" w:rsidRPr="00DB3832">
        <w:rPr>
          <w:rFonts w:ascii="Times New Roman" w:hAnsi="Times New Roman" w:cs="Times New Roman"/>
          <w:spacing w:val="6"/>
          <w:w w:val="95"/>
          <w:sz w:val="26"/>
          <w:szCs w:val="26"/>
          <w:lang w:val="ru-RU"/>
        </w:rPr>
        <w:t xml:space="preserve"> </w:t>
      </w:r>
      <w:r w:rsidR="00985BB7" w:rsidRPr="00DB3832">
        <w:rPr>
          <w:rFonts w:ascii="Times New Roman" w:hAnsi="Times New Roman" w:cs="Times New Roman"/>
          <w:w w:val="95"/>
          <w:sz w:val="26"/>
          <w:szCs w:val="26"/>
          <w:lang w:val="ru-RU"/>
        </w:rPr>
        <w:t>тот</w:t>
      </w:r>
      <w:r w:rsidR="00985BB7" w:rsidRPr="00DB3832">
        <w:rPr>
          <w:rFonts w:ascii="Times New Roman" w:hAnsi="Times New Roman" w:cs="Times New Roman"/>
          <w:spacing w:val="5"/>
          <w:w w:val="95"/>
          <w:sz w:val="26"/>
          <w:szCs w:val="26"/>
          <w:lang w:val="ru-RU"/>
        </w:rPr>
        <w:t xml:space="preserve"> </w:t>
      </w:r>
      <w:r w:rsidR="00985BB7" w:rsidRPr="00DB3832">
        <w:rPr>
          <w:rFonts w:ascii="Times New Roman" w:hAnsi="Times New Roman" w:cs="Times New Roman"/>
          <w:w w:val="95"/>
          <w:sz w:val="26"/>
          <w:szCs w:val="26"/>
          <w:lang w:val="ru-RU"/>
        </w:rPr>
        <w:t>код,</w:t>
      </w:r>
      <w:r w:rsidR="00985BB7" w:rsidRPr="00DB3832">
        <w:rPr>
          <w:rFonts w:ascii="Times New Roman" w:hAnsi="Times New Roman" w:cs="Times New Roman"/>
          <w:spacing w:val="17"/>
          <w:w w:val="95"/>
          <w:sz w:val="26"/>
          <w:szCs w:val="26"/>
          <w:lang w:val="ru-RU"/>
        </w:rPr>
        <w:t xml:space="preserve"> </w:t>
      </w:r>
      <w:r w:rsidR="00985BB7" w:rsidRPr="00DB3832">
        <w:rPr>
          <w:rFonts w:ascii="Times New Roman" w:hAnsi="Times New Roman" w:cs="Times New Roman"/>
          <w:w w:val="95"/>
          <w:sz w:val="26"/>
          <w:szCs w:val="26"/>
          <w:lang w:val="ru-RU"/>
        </w:rPr>
        <w:t>то</w:t>
      </w:r>
      <w:r w:rsidR="00985BB7" w:rsidRPr="00DB3832">
        <w:rPr>
          <w:rFonts w:ascii="Times New Roman" w:hAnsi="Times New Roman" w:cs="Times New Roman"/>
          <w:spacing w:val="11"/>
          <w:w w:val="95"/>
          <w:sz w:val="26"/>
          <w:szCs w:val="26"/>
          <w:lang w:val="ru-RU"/>
        </w:rPr>
        <w:t xml:space="preserve"> </w:t>
      </w:r>
      <w:r w:rsidR="00985BB7" w:rsidRPr="00DB3832">
        <w:rPr>
          <w:rFonts w:ascii="Times New Roman" w:hAnsi="Times New Roman" w:cs="Times New Roman"/>
          <w:w w:val="95"/>
          <w:sz w:val="26"/>
          <w:szCs w:val="26"/>
          <w:lang w:val="ru-RU"/>
        </w:rPr>
        <w:t>из</w:t>
      </w:r>
      <w:r w:rsidR="00985BB7" w:rsidRPr="00DB3832">
        <w:rPr>
          <w:rFonts w:ascii="Times New Roman" w:hAnsi="Times New Roman" w:cs="Times New Roman"/>
          <w:spacing w:val="32"/>
          <w:w w:val="95"/>
          <w:sz w:val="26"/>
          <w:szCs w:val="26"/>
          <w:lang w:val="ru-RU"/>
        </w:rPr>
        <w:t xml:space="preserve"> </w:t>
      </w:r>
      <w:r w:rsidR="00985BB7" w:rsidRPr="00DB3832">
        <w:rPr>
          <w:rFonts w:ascii="Times New Roman" w:hAnsi="Times New Roman" w:cs="Times New Roman"/>
          <w:w w:val="95"/>
          <w:sz w:val="26"/>
          <w:szCs w:val="26"/>
          <w:lang w:val="ru-RU"/>
        </w:rPr>
        <w:t>%</w:t>
      </w:r>
      <w:r w:rsidR="00985BB7" w:rsidRPr="00DB3832">
        <w:rPr>
          <w:rFonts w:ascii="Times New Roman" w:hAnsi="Times New Roman" w:cs="Times New Roman"/>
          <w:w w:val="95"/>
          <w:sz w:val="26"/>
          <w:szCs w:val="26"/>
        </w:rPr>
        <w:t>cpaste</w:t>
      </w:r>
      <w:r w:rsidR="00985BB7" w:rsidRPr="00DB3832">
        <w:rPr>
          <w:rFonts w:ascii="Times New Roman" w:hAnsi="Times New Roman" w:cs="Times New Roman"/>
          <w:spacing w:val="15"/>
          <w:w w:val="95"/>
          <w:sz w:val="26"/>
          <w:szCs w:val="26"/>
          <w:lang w:val="ru-RU"/>
        </w:rPr>
        <w:t xml:space="preserve"> </w:t>
      </w:r>
      <w:r w:rsidR="00985BB7" w:rsidRPr="00DB3832">
        <w:rPr>
          <w:rFonts w:ascii="Times New Roman" w:hAnsi="Times New Roman" w:cs="Times New Roman"/>
          <w:w w:val="95"/>
          <w:sz w:val="26"/>
          <w:szCs w:val="26"/>
          <w:lang w:val="ru-RU"/>
        </w:rPr>
        <w:t>можно</w:t>
      </w:r>
      <w:r w:rsidR="00985BB7" w:rsidRPr="00DB3832">
        <w:rPr>
          <w:rFonts w:ascii="Times New Roman" w:hAnsi="Times New Roman" w:cs="Times New Roman"/>
          <w:spacing w:val="5"/>
          <w:w w:val="95"/>
          <w:sz w:val="26"/>
          <w:szCs w:val="26"/>
          <w:lang w:val="ru-RU"/>
        </w:rPr>
        <w:t xml:space="preserve"> </w:t>
      </w:r>
      <w:r w:rsidR="00985BB7" w:rsidRPr="00DB3832">
        <w:rPr>
          <w:rFonts w:ascii="Times New Roman" w:hAnsi="Times New Roman" w:cs="Times New Roman"/>
          <w:w w:val="95"/>
          <w:sz w:val="26"/>
          <w:szCs w:val="26"/>
          <w:lang w:val="ru-RU"/>
        </w:rPr>
        <w:t>выйти</w:t>
      </w:r>
      <w:r w:rsidR="00985BB7" w:rsidRPr="00DB3832">
        <w:rPr>
          <w:rFonts w:ascii="Times New Roman" w:hAnsi="Times New Roman" w:cs="Times New Roman"/>
          <w:spacing w:val="8"/>
          <w:w w:val="95"/>
          <w:sz w:val="26"/>
          <w:szCs w:val="26"/>
          <w:lang w:val="ru-RU"/>
        </w:rPr>
        <w:t xml:space="preserve"> </w:t>
      </w:r>
      <w:r w:rsidR="00985BB7" w:rsidRPr="00DB3832">
        <w:rPr>
          <w:rFonts w:ascii="Times New Roman" w:hAnsi="Times New Roman" w:cs="Times New Roman"/>
          <w:w w:val="95"/>
          <w:sz w:val="26"/>
          <w:szCs w:val="26"/>
          <w:lang w:val="ru-RU"/>
        </w:rPr>
        <w:t>нажатием</w:t>
      </w:r>
      <w:r w:rsidR="00985BB7" w:rsidRPr="00DB3832">
        <w:rPr>
          <w:rFonts w:ascii="Times New Roman" w:hAnsi="Times New Roman" w:cs="Times New Roman"/>
          <w:spacing w:val="20"/>
          <w:w w:val="95"/>
          <w:sz w:val="26"/>
          <w:szCs w:val="26"/>
          <w:lang w:val="ru-RU"/>
        </w:rPr>
        <w:t xml:space="preserve"> </w:t>
      </w:r>
      <w:r w:rsidR="00985BB7" w:rsidRPr="00DB3832">
        <w:rPr>
          <w:rFonts w:ascii="Times New Roman" w:hAnsi="Times New Roman" w:cs="Times New Roman"/>
          <w:w w:val="95"/>
          <w:sz w:val="26"/>
          <w:szCs w:val="26"/>
          <w:lang w:val="ru-RU"/>
        </w:rPr>
        <w:t>&lt;</w:t>
      </w:r>
      <w:r w:rsidR="00985BB7" w:rsidRPr="00DB3832">
        <w:rPr>
          <w:rFonts w:ascii="Times New Roman" w:hAnsi="Times New Roman" w:cs="Times New Roman"/>
          <w:w w:val="95"/>
          <w:sz w:val="26"/>
          <w:szCs w:val="26"/>
        </w:rPr>
        <w:t>Ctrl</w:t>
      </w:r>
      <w:r w:rsidR="00985BB7" w:rsidRPr="00DB3832">
        <w:rPr>
          <w:rFonts w:ascii="Times New Roman" w:hAnsi="Times New Roman" w:cs="Times New Roman"/>
          <w:w w:val="95"/>
          <w:sz w:val="26"/>
          <w:szCs w:val="26"/>
          <w:lang w:val="ru-RU"/>
        </w:rPr>
        <w:t>-</w:t>
      </w:r>
      <w:r w:rsidR="00985BB7" w:rsidRPr="00DB3832">
        <w:rPr>
          <w:rFonts w:ascii="Times New Roman" w:hAnsi="Times New Roman" w:cs="Times New Roman"/>
          <w:w w:val="95"/>
          <w:sz w:val="26"/>
          <w:szCs w:val="26"/>
        </w:rPr>
        <w:t>C</w:t>
      </w:r>
      <w:r w:rsidR="00985BB7" w:rsidRPr="00DB3832">
        <w:rPr>
          <w:rFonts w:ascii="Times New Roman" w:hAnsi="Times New Roman" w:cs="Times New Roman"/>
          <w:w w:val="95"/>
          <w:sz w:val="26"/>
          <w:szCs w:val="26"/>
          <w:lang w:val="ru-RU"/>
        </w:rPr>
        <w:t>&gt;.</w:t>
      </w:r>
    </w:p>
    <w:p w14:paraId="151E31D1" w14:textId="5E00B627" w:rsidR="00985BB7" w:rsidRPr="00DB3832" w:rsidRDefault="00985BB7" w:rsidP="00DB3832">
      <w:pPr>
        <w:pStyle w:val="BodyText"/>
        <w:spacing w:before="3" w:line="235" w:lineRule="auto"/>
        <w:ind w:left="110" w:right="181" w:firstLine="278"/>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Ниже мы познакомимся с НТМ</w:t>
      </w:r>
      <w:r w:rsidRPr="00DB3832">
        <w:rPr>
          <w:rFonts w:ascii="Times New Roman" w:hAnsi="Times New Roman" w:cs="Times New Roman"/>
          <w:sz w:val="26"/>
          <w:szCs w:val="26"/>
        </w:rPr>
        <w:t>L</w:t>
      </w:r>
      <w:r w:rsidRPr="00DB3832">
        <w:rPr>
          <w:rFonts w:ascii="Times New Roman" w:hAnsi="Times New Roman" w:cs="Times New Roman"/>
          <w:sz w:val="26"/>
          <w:szCs w:val="26"/>
          <w:lang w:val="ru-RU"/>
        </w:rPr>
        <w:t>-блок</w:t>
      </w:r>
      <w:r w:rsidR="00665EBD" w:rsidRPr="00DB3832">
        <w:rPr>
          <w:rFonts w:ascii="Times New Roman" w:hAnsi="Times New Roman" w:cs="Times New Roman"/>
          <w:sz w:val="26"/>
          <w:szCs w:val="26"/>
          <w:lang w:val="ru-RU"/>
        </w:rPr>
        <w:t>н</w:t>
      </w:r>
      <w:r w:rsidRPr="00DB3832">
        <w:rPr>
          <w:rFonts w:ascii="Times New Roman" w:hAnsi="Times New Roman" w:cs="Times New Roman"/>
          <w:sz w:val="26"/>
          <w:szCs w:val="26"/>
          <w:lang w:val="ru-RU"/>
        </w:rPr>
        <w:t xml:space="preserve">отом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 который выводит по­</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5"/>
          <w:sz w:val="26"/>
          <w:szCs w:val="26"/>
          <w:lang w:val="ru-RU"/>
        </w:rPr>
        <w:t>блочный анализ на новый уровень - с помощью работающего в браузсре блокнота</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исполняемыми</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ячейками,</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содержащими</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код.</w:t>
      </w:r>
    </w:p>
    <w:p w14:paraId="4269E18A" w14:textId="77777777" w:rsidR="00985BB7" w:rsidRPr="00DB3832" w:rsidRDefault="00985BB7" w:rsidP="00DB3832">
      <w:pPr>
        <w:pStyle w:val="BodyText"/>
        <w:jc w:val="both"/>
        <w:rPr>
          <w:rFonts w:ascii="Times New Roman" w:hAnsi="Times New Roman" w:cs="Times New Roman"/>
          <w:sz w:val="26"/>
          <w:szCs w:val="26"/>
          <w:lang w:val="ru-RU"/>
        </w:rPr>
      </w:pPr>
    </w:p>
    <w:p w14:paraId="72FE30F7" w14:textId="77777777" w:rsidR="00985BB7" w:rsidRPr="00DB3832" w:rsidRDefault="00985BB7" w:rsidP="00DB3832">
      <w:pPr>
        <w:ind w:left="405"/>
        <w:jc w:val="both"/>
        <w:rPr>
          <w:rFonts w:ascii="Times New Roman" w:hAnsi="Times New Roman" w:cs="Times New Roman"/>
          <w:b/>
          <w:sz w:val="26"/>
          <w:szCs w:val="26"/>
          <w:lang w:val="ru-RU"/>
        </w:rPr>
      </w:pPr>
      <w:r w:rsidRPr="00DB3832">
        <w:rPr>
          <w:rFonts w:ascii="Times New Roman" w:hAnsi="Times New Roman" w:cs="Times New Roman"/>
          <w:b/>
          <w:w w:val="90"/>
          <w:sz w:val="26"/>
          <w:szCs w:val="26"/>
          <w:lang w:val="ru-RU"/>
        </w:rPr>
        <w:t>Взаимодействие</w:t>
      </w:r>
      <w:r w:rsidRPr="00DB3832">
        <w:rPr>
          <w:rFonts w:ascii="Times New Roman" w:hAnsi="Times New Roman" w:cs="Times New Roman"/>
          <w:b/>
          <w:spacing w:val="30"/>
          <w:w w:val="90"/>
          <w:sz w:val="26"/>
          <w:szCs w:val="26"/>
          <w:lang w:val="ru-RU"/>
        </w:rPr>
        <w:t xml:space="preserve"> </w:t>
      </w:r>
      <w:r w:rsidRPr="00DB3832">
        <w:rPr>
          <w:rFonts w:ascii="Times New Roman" w:hAnsi="Times New Roman" w:cs="Times New Roman"/>
          <w:b/>
          <w:w w:val="90"/>
          <w:sz w:val="26"/>
          <w:szCs w:val="26"/>
        </w:rPr>
        <w:t>IPython</w:t>
      </w:r>
      <w:r w:rsidRPr="00DB3832">
        <w:rPr>
          <w:rFonts w:ascii="Times New Roman" w:hAnsi="Times New Roman" w:cs="Times New Roman"/>
          <w:b/>
          <w:spacing w:val="20"/>
          <w:w w:val="90"/>
          <w:sz w:val="26"/>
          <w:szCs w:val="26"/>
          <w:lang w:val="ru-RU"/>
        </w:rPr>
        <w:t xml:space="preserve"> </w:t>
      </w:r>
      <w:r w:rsidRPr="00DB3832">
        <w:rPr>
          <w:rFonts w:ascii="Times New Roman" w:hAnsi="Times New Roman" w:cs="Times New Roman"/>
          <w:b/>
          <w:w w:val="90"/>
          <w:sz w:val="26"/>
          <w:szCs w:val="26"/>
          <w:lang w:val="ru-RU"/>
        </w:rPr>
        <w:t>с</w:t>
      </w:r>
      <w:r w:rsidRPr="00DB3832">
        <w:rPr>
          <w:rFonts w:ascii="Times New Roman" w:hAnsi="Times New Roman" w:cs="Times New Roman"/>
          <w:b/>
          <w:spacing w:val="9"/>
          <w:w w:val="90"/>
          <w:sz w:val="26"/>
          <w:szCs w:val="26"/>
          <w:lang w:val="ru-RU"/>
        </w:rPr>
        <w:t xml:space="preserve"> </w:t>
      </w:r>
      <w:r w:rsidRPr="00DB3832">
        <w:rPr>
          <w:rFonts w:ascii="Times New Roman" w:hAnsi="Times New Roman" w:cs="Times New Roman"/>
          <w:b/>
          <w:w w:val="90"/>
          <w:sz w:val="26"/>
          <w:szCs w:val="26"/>
          <w:lang w:val="ru-RU"/>
        </w:rPr>
        <w:t>редакторами</w:t>
      </w:r>
      <w:r w:rsidRPr="00DB3832">
        <w:rPr>
          <w:rFonts w:ascii="Times New Roman" w:hAnsi="Times New Roman" w:cs="Times New Roman"/>
          <w:b/>
          <w:spacing w:val="36"/>
          <w:w w:val="90"/>
          <w:sz w:val="26"/>
          <w:szCs w:val="26"/>
          <w:lang w:val="ru-RU"/>
        </w:rPr>
        <w:t xml:space="preserve"> </w:t>
      </w:r>
      <w:r w:rsidRPr="00DB3832">
        <w:rPr>
          <w:rFonts w:ascii="Times New Roman" w:hAnsi="Times New Roman" w:cs="Times New Roman"/>
          <w:b/>
          <w:w w:val="90"/>
          <w:sz w:val="26"/>
          <w:szCs w:val="26"/>
          <w:lang w:val="ru-RU"/>
        </w:rPr>
        <w:t>и</w:t>
      </w:r>
      <w:r w:rsidRPr="00DB3832">
        <w:rPr>
          <w:rFonts w:ascii="Times New Roman" w:hAnsi="Times New Roman" w:cs="Times New Roman"/>
          <w:b/>
          <w:spacing w:val="30"/>
          <w:w w:val="90"/>
          <w:sz w:val="26"/>
          <w:szCs w:val="26"/>
          <w:lang w:val="ru-RU"/>
        </w:rPr>
        <w:t xml:space="preserve"> </w:t>
      </w:r>
      <w:r w:rsidRPr="00DB3832">
        <w:rPr>
          <w:rFonts w:ascii="Times New Roman" w:hAnsi="Times New Roman" w:cs="Times New Roman"/>
          <w:b/>
          <w:w w:val="90"/>
          <w:sz w:val="26"/>
          <w:szCs w:val="26"/>
        </w:rPr>
        <w:t>IDE</w:t>
      </w:r>
    </w:p>
    <w:p w14:paraId="1CA958A9" w14:textId="77777777" w:rsidR="00985BB7" w:rsidRPr="00DB3832" w:rsidRDefault="00985BB7" w:rsidP="00DB3832">
      <w:pPr>
        <w:pStyle w:val="BodyText"/>
        <w:spacing w:before="75" w:line="235" w:lineRule="auto"/>
        <w:ind w:left="112" w:right="173" w:firstLine="272"/>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Для некоторых текстовых редакторов, например </w:t>
      </w:r>
      <w:r w:rsidRPr="00DB3832">
        <w:rPr>
          <w:rFonts w:ascii="Times New Roman" w:hAnsi="Times New Roman" w:cs="Times New Roman"/>
          <w:w w:val="95"/>
          <w:sz w:val="26"/>
          <w:szCs w:val="26"/>
        </w:rPr>
        <w:t>Emacs</w:t>
      </w:r>
      <w:r w:rsidRPr="00DB3832">
        <w:rPr>
          <w:rFonts w:ascii="Times New Roman" w:hAnsi="Times New Roman" w:cs="Times New Roman"/>
          <w:w w:val="95"/>
          <w:sz w:val="26"/>
          <w:szCs w:val="26"/>
          <w:lang w:val="ru-RU"/>
        </w:rPr>
        <w:t xml:space="preserve"> и </w:t>
      </w:r>
      <w:r w:rsidRPr="00DB3832">
        <w:rPr>
          <w:rFonts w:ascii="Times New Roman" w:hAnsi="Times New Roman" w:cs="Times New Roman"/>
          <w:w w:val="95"/>
          <w:sz w:val="26"/>
          <w:szCs w:val="26"/>
        </w:rPr>
        <w:t>vim</w:t>
      </w:r>
      <w:r w:rsidRPr="00DB3832">
        <w:rPr>
          <w:rFonts w:ascii="Times New Roman" w:hAnsi="Times New Roman" w:cs="Times New Roman"/>
          <w:w w:val="95"/>
          <w:sz w:val="26"/>
          <w:szCs w:val="26"/>
          <w:lang w:val="ru-RU"/>
        </w:rPr>
        <w:t>, существуют рас­</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ширения, позволяющие отправлять блоки кода напрямую из редактора в запу­</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щенную оболочку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Для получения дополнительных сведений зайдите на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сайт</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rPr>
        <w:t>IPython</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или</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поищите</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15"/>
          <w:sz w:val="26"/>
          <w:szCs w:val="26"/>
          <w:lang w:val="ru-RU"/>
        </w:rPr>
        <w:t xml:space="preserve"> </w:t>
      </w:r>
      <w:r w:rsidRPr="00DB3832">
        <w:rPr>
          <w:rFonts w:ascii="Times New Roman" w:hAnsi="Times New Roman" w:cs="Times New Roman"/>
          <w:sz w:val="26"/>
          <w:szCs w:val="26"/>
          <w:lang w:val="ru-RU"/>
        </w:rPr>
        <w:t>Интернете.</w:t>
      </w:r>
    </w:p>
    <w:p w14:paraId="27BB18A6" w14:textId="77777777" w:rsidR="00985BB7" w:rsidRPr="00DB3832" w:rsidRDefault="00985BB7" w:rsidP="00DB3832">
      <w:pPr>
        <w:pStyle w:val="BodyText"/>
        <w:spacing w:before="1" w:line="235" w:lineRule="auto"/>
        <w:ind w:left="121" w:right="168" w:firstLine="272"/>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Для некоторых </w:t>
      </w:r>
      <w:r w:rsidRPr="00DB3832">
        <w:rPr>
          <w:rFonts w:ascii="Times New Roman" w:hAnsi="Times New Roman" w:cs="Times New Roman"/>
          <w:w w:val="95"/>
          <w:sz w:val="26"/>
          <w:szCs w:val="26"/>
        </w:rPr>
        <w:t>IDE</w:t>
      </w:r>
      <w:r w:rsidRPr="00DB3832">
        <w:rPr>
          <w:rFonts w:ascii="Times New Roman" w:hAnsi="Times New Roman" w:cs="Times New Roman"/>
          <w:w w:val="95"/>
          <w:sz w:val="26"/>
          <w:szCs w:val="26"/>
          <w:lang w:val="ru-RU"/>
        </w:rPr>
        <w:t xml:space="preserve"> существуют подключаемые модули,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например </w:t>
      </w:r>
      <w:r w:rsidRPr="00DB3832">
        <w:rPr>
          <w:rFonts w:ascii="Times New Roman" w:hAnsi="Times New Roman" w:cs="Times New Roman"/>
          <w:w w:val="95"/>
          <w:sz w:val="26"/>
          <w:szCs w:val="26"/>
        </w:rPr>
        <w:t>PyDev</w:t>
      </w:r>
      <w:r w:rsidRPr="00DB3832">
        <w:rPr>
          <w:rFonts w:ascii="Times New Roman" w:hAnsi="Times New Roman" w:cs="Times New Roman"/>
          <w:w w:val="95"/>
          <w:sz w:val="26"/>
          <w:szCs w:val="26"/>
          <w:lang w:val="ru-RU"/>
        </w:rPr>
        <w:t xml:space="preserve"> для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rPr>
        <w:t>Eclipse</w:t>
      </w:r>
      <w:r w:rsidRPr="00DB3832">
        <w:rPr>
          <w:rFonts w:ascii="Times New Roman" w:hAnsi="Times New Roman" w:cs="Times New Roman"/>
          <w:sz w:val="26"/>
          <w:szCs w:val="26"/>
          <w:lang w:val="ru-RU"/>
        </w:rPr>
        <w:t xml:space="preserve"> или </w:t>
      </w:r>
      <w:r w:rsidRPr="00DB3832">
        <w:rPr>
          <w:rFonts w:ascii="Times New Roman" w:hAnsi="Times New Roman" w:cs="Times New Roman"/>
          <w:sz w:val="26"/>
          <w:szCs w:val="26"/>
        </w:rPr>
        <w:t>Python</w:t>
      </w:r>
      <w:r w:rsidRPr="00DB3832">
        <w:rPr>
          <w:rFonts w:ascii="Times New Roman" w:hAnsi="Times New Roman" w:cs="Times New Roman"/>
          <w:sz w:val="26"/>
          <w:szCs w:val="26"/>
          <w:lang w:val="ru-RU"/>
        </w:rPr>
        <w:t xml:space="preserve"> </w:t>
      </w:r>
      <w:r w:rsidRPr="00DB3832">
        <w:rPr>
          <w:rFonts w:ascii="Times New Roman" w:hAnsi="Times New Roman" w:cs="Times New Roman"/>
          <w:sz w:val="26"/>
          <w:szCs w:val="26"/>
        </w:rPr>
        <w:t>Tools</w:t>
      </w:r>
      <w:r w:rsidRPr="00DB3832">
        <w:rPr>
          <w:rFonts w:ascii="Times New Roman" w:hAnsi="Times New Roman" w:cs="Times New Roman"/>
          <w:sz w:val="26"/>
          <w:szCs w:val="26"/>
          <w:lang w:val="ru-RU"/>
        </w:rPr>
        <w:t xml:space="preserve"> для </w:t>
      </w:r>
      <w:r w:rsidRPr="00DB3832">
        <w:rPr>
          <w:rFonts w:ascii="Times New Roman" w:hAnsi="Times New Roman" w:cs="Times New Roman"/>
          <w:sz w:val="26"/>
          <w:szCs w:val="26"/>
        </w:rPr>
        <w:t>Visual</w:t>
      </w:r>
      <w:r w:rsidRPr="00DB3832">
        <w:rPr>
          <w:rFonts w:ascii="Times New Roman" w:hAnsi="Times New Roman" w:cs="Times New Roman"/>
          <w:sz w:val="26"/>
          <w:szCs w:val="26"/>
          <w:lang w:val="ru-RU"/>
        </w:rPr>
        <w:t xml:space="preserve"> </w:t>
      </w:r>
      <w:r w:rsidRPr="00DB3832">
        <w:rPr>
          <w:rFonts w:ascii="Times New Roman" w:hAnsi="Times New Roman" w:cs="Times New Roman"/>
          <w:sz w:val="26"/>
          <w:szCs w:val="26"/>
        </w:rPr>
        <w:t>Studio</w:t>
      </w:r>
      <w:r w:rsidRPr="00DB3832">
        <w:rPr>
          <w:rFonts w:ascii="Times New Roman" w:hAnsi="Times New Roman" w:cs="Times New Roman"/>
          <w:sz w:val="26"/>
          <w:szCs w:val="26"/>
          <w:lang w:val="ru-RU"/>
        </w:rPr>
        <w:t xml:space="preserve"> от </w:t>
      </w:r>
      <w:r w:rsidRPr="00DB3832">
        <w:rPr>
          <w:rFonts w:ascii="Times New Roman" w:hAnsi="Times New Roman" w:cs="Times New Roman"/>
          <w:sz w:val="26"/>
          <w:szCs w:val="26"/>
        </w:rPr>
        <w:t>Microsoft</w:t>
      </w:r>
      <w:r w:rsidRPr="00DB3832">
        <w:rPr>
          <w:rFonts w:ascii="Times New Roman" w:hAnsi="Times New Roman" w:cs="Times New Roman"/>
          <w:sz w:val="26"/>
          <w:szCs w:val="26"/>
          <w:lang w:val="ru-RU"/>
        </w:rPr>
        <w:t xml:space="preserve"> (а, возможно, и для дру­</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5"/>
          <w:sz w:val="26"/>
          <w:szCs w:val="26"/>
          <w:lang w:val="ru-RU"/>
        </w:rPr>
        <w:t xml:space="preserve">гих), обеспечивающие интеграцию с консольным приложением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Если вы</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pacing w:val="-1"/>
          <w:sz w:val="26"/>
          <w:szCs w:val="26"/>
          <w:lang w:val="ru-RU"/>
        </w:rPr>
        <w:t xml:space="preserve">хотите работать </w:t>
      </w:r>
      <w:r w:rsidRPr="00DB3832">
        <w:rPr>
          <w:rFonts w:ascii="Times New Roman" w:hAnsi="Times New Roman" w:cs="Times New Roman"/>
          <w:sz w:val="26"/>
          <w:szCs w:val="26"/>
          <w:lang w:val="ru-RU"/>
        </w:rPr>
        <w:t xml:space="preserve">в </w:t>
      </w:r>
      <w:r w:rsidRPr="00DB3832">
        <w:rPr>
          <w:rFonts w:ascii="Times New Roman" w:hAnsi="Times New Roman" w:cs="Times New Roman"/>
          <w:sz w:val="26"/>
          <w:szCs w:val="26"/>
        </w:rPr>
        <w:t>IDE</w:t>
      </w:r>
      <w:r w:rsidRPr="00DB3832">
        <w:rPr>
          <w:rFonts w:ascii="Times New Roman" w:hAnsi="Times New Roman" w:cs="Times New Roman"/>
          <w:sz w:val="26"/>
          <w:szCs w:val="26"/>
          <w:lang w:val="ru-RU"/>
        </w:rPr>
        <w:t xml:space="preserve">, не отказываясь от консольных функций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 то это</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может</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стать</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удачным</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решением.</w:t>
      </w:r>
    </w:p>
    <w:p w14:paraId="4FAD5632" w14:textId="77777777" w:rsidR="00985BB7" w:rsidRPr="00DB3832" w:rsidRDefault="00985BB7" w:rsidP="00DB3832">
      <w:pPr>
        <w:pStyle w:val="BodyText"/>
        <w:spacing w:before="7"/>
        <w:jc w:val="both"/>
        <w:rPr>
          <w:rFonts w:ascii="Times New Roman" w:hAnsi="Times New Roman" w:cs="Times New Roman"/>
          <w:sz w:val="26"/>
          <w:szCs w:val="26"/>
          <w:lang w:val="ru-RU"/>
        </w:rPr>
      </w:pPr>
    </w:p>
    <w:p w14:paraId="47D0975A" w14:textId="77777777" w:rsidR="00985BB7" w:rsidRPr="00DB3832" w:rsidRDefault="00985BB7" w:rsidP="00DB3832">
      <w:pPr>
        <w:ind w:left="407"/>
        <w:jc w:val="both"/>
        <w:rPr>
          <w:rFonts w:ascii="Times New Roman" w:hAnsi="Times New Roman" w:cs="Times New Roman"/>
          <w:b/>
          <w:i/>
          <w:sz w:val="26"/>
          <w:szCs w:val="26"/>
          <w:lang w:val="ru-RU"/>
        </w:rPr>
      </w:pPr>
      <w:bookmarkStart w:id="12" w:name="_TOC_250159"/>
      <w:r w:rsidRPr="00DB3832">
        <w:rPr>
          <w:rFonts w:ascii="Times New Roman" w:hAnsi="Times New Roman" w:cs="Times New Roman"/>
          <w:b/>
          <w:i/>
          <w:sz w:val="26"/>
          <w:szCs w:val="26"/>
          <w:lang w:val="ru-RU"/>
        </w:rPr>
        <w:t>Комбинации</w:t>
      </w:r>
      <w:r w:rsidRPr="00DB3832">
        <w:rPr>
          <w:rFonts w:ascii="Times New Roman" w:hAnsi="Times New Roman" w:cs="Times New Roman"/>
          <w:b/>
          <w:i/>
          <w:spacing w:val="10"/>
          <w:sz w:val="26"/>
          <w:szCs w:val="26"/>
          <w:lang w:val="ru-RU"/>
        </w:rPr>
        <w:t xml:space="preserve"> </w:t>
      </w:r>
      <w:bookmarkEnd w:id="12"/>
      <w:r w:rsidRPr="00DB3832">
        <w:rPr>
          <w:rFonts w:ascii="Times New Roman" w:hAnsi="Times New Roman" w:cs="Times New Roman"/>
          <w:b/>
          <w:i/>
          <w:sz w:val="26"/>
          <w:szCs w:val="26"/>
          <w:lang w:val="ru-RU"/>
        </w:rPr>
        <w:t>клавиш</w:t>
      </w:r>
    </w:p>
    <w:p w14:paraId="284B33B6" w14:textId="35F10F26" w:rsidR="00985BB7" w:rsidRPr="00DB3832" w:rsidRDefault="00985BB7" w:rsidP="00DB3832">
      <w:pPr>
        <w:pStyle w:val="BodyText"/>
        <w:spacing w:before="33" w:line="237" w:lineRule="auto"/>
        <w:ind w:left="137" w:right="165" w:firstLine="281"/>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В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есть много комбинаций клавиш для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навигации</w:t>
      </w:r>
      <w:r w:rsidRPr="00DB3832">
        <w:rPr>
          <w:rFonts w:ascii="Times New Roman" w:hAnsi="Times New Roman" w:cs="Times New Roman"/>
          <w:spacing w:val="49"/>
          <w:sz w:val="26"/>
          <w:szCs w:val="26"/>
          <w:lang w:val="ru-RU"/>
        </w:rPr>
        <w:t xml:space="preserve"> </w:t>
      </w:r>
      <w:r w:rsidRPr="00DB3832">
        <w:rPr>
          <w:rFonts w:ascii="Times New Roman" w:hAnsi="Times New Roman" w:cs="Times New Roman"/>
          <w:w w:val="95"/>
          <w:sz w:val="26"/>
          <w:szCs w:val="26"/>
          <w:lang w:val="ru-RU"/>
        </w:rPr>
        <w:t>по командной стро­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ке (они знакомы пользователям текстового редактора </w:t>
      </w:r>
      <w:r w:rsidRPr="00DB3832">
        <w:rPr>
          <w:rFonts w:ascii="Times New Roman" w:hAnsi="Times New Roman" w:cs="Times New Roman"/>
          <w:w w:val="95"/>
          <w:sz w:val="26"/>
          <w:szCs w:val="26"/>
        </w:rPr>
        <w:t>Emacs</w:t>
      </w:r>
      <w:r w:rsidRPr="00DB3832">
        <w:rPr>
          <w:rFonts w:ascii="Times New Roman" w:hAnsi="Times New Roman" w:cs="Times New Roman"/>
          <w:w w:val="95"/>
          <w:sz w:val="26"/>
          <w:szCs w:val="26"/>
          <w:lang w:val="ru-RU"/>
        </w:rPr>
        <w:t xml:space="preserve"> или оболочки </w:t>
      </w:r>
      <w:r w:rsidRPr="00DB3832">
        <w:rPr>
          <w:rFonts w:ascii="Times New Roman" w:hAnsi="Times New Roman" w:cs="Times New Roman"/>
          <w:w w:val="95"/>
          <w:sz w:val="26"/>
          <w:szCs w:val="26"/>
        </w:rPr>
        <w:t>UNIX</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bas</w:t>
      </w:r>
      <w:r w:rsidR="00AE63E8" w:rsidRPr="00DB3832">
        <w:rPr>
          <w:rFonts w:ascii="Times New Roman" w:hAnsi="Times New Roman" w:cs="Times New Roman"/>
          <w:w w:val="95"/>
          <w:sz w:val="26"/>
          <w:szCs w:val="26"/>
        </w:rPr>
        <w:t>h</w:t>
      </w:r>
      <w:r w:rsidRPr="00DB3832">
        <w:rPr>
          <w:rFonts w:ascii="Times New Roman" w:hAnsi="Times New Roman" w:cs="Times New Roman"/>
          <w:w w:val="95"/>
          <w:sz w:val="26"/>
          <w:szCs w:val="26"/>
          <w:lang w:val="ru-RU"/>
        </w:rPr>
        <w:t>) и взаимодействия с историей команд (см. следующий раздел). В табл. 3.1</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перечислены наиболее употребительные комбинации, а на рис. 3.1 некоторые из</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них,</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например</w:t>
      </w:r>
      <w:r w:rsidRPr="00DB3832">
        <w:rPr>
          <w:rFonts w:ascii="Times New Roman" w:hAnsi="Times New Roman" w:cs="Times New Roman"/>
          <w:spacing w:val="-13"/>
          <w:sz w:val="26"/>
          <w:szCs w:val="26"/>
          <w:lang w:val="ru-RU"/>
        </w:rPr>
        <w:t xml:space="preserve"> </w:t>
      </w:r>
      <w:r w:rsidRPr="00DB3832">
        <w:rPr>
          <w:rFonts w:ascii="Times New Roman" w:hAnsi="Times New Roman" w:cs="Times New Roman"/>
          <w:sz w:val="26"/>
          <w:szCs w:val="26"/>
          <w:lang w:val="ru-RU"/>
        </w:rPr>
        <w:t>перемещение</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курсора,</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проиллюстрированы.</w:t>
      </w:r>
    </w:p>
    <w:p w14:paraId="680B82B0" w14:textId="77777777" w:rsidR="00985BB7" w:rsidRPr="00DB3832" w:rsidRDefault="00985BB7" w:rsidP="00DB3832">
      <w:pPr>
        <w:spacing w:line="237" w:lineRule="auto"/>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space="720"/>
        </w:sectPr>
      </w:pPr>
    </w:p>
    <w:p w14:paraId="1CA19546" w14:textId="6AF83906" w:rsidR="00985BB7" w:rsidRPr="00DB3832" w:rsidRDefault="00985BB7" w:rsidP="00DB3832">
      <w:pPr>
        <w:tabs>
          <w:tab w:val="left" w:pos="7019"/>
          <w:tab w:val="left" w:pos="7499"/>
        </w:tabs>
        <w:spacing w:before="133"/>
        <w:ind w:left="191"/>
        <w:jc w:val="both"/>
        <w:rPr>
          <w:rFonts w:ascii="Times New Roman" w:eastAsia="Times New Roman" w:hAnsi="Times New Roman" w:cs="Times New Roman"/>
          <w:sz w:val="26"/>
          <w:szCs w:val="26"/>
          <w:lang w:val="ru-RU"/>
        </w:rPr>
      </w:pPr>
      <w:r w:rsidRPr="00DB3832">
        <w:rPr>
          <w:rFonts w:ascii="Times New Roman" w:eastAsia="Microsoft Sans Serif" w:hAnsi="Times New Roman" w:cs="Times New Roman"/>
          <w:w w:val="95"/>
          <w:sz w:val="26"/>
          <w:szCs w:val="26"/>
          <w:lang w:val="ru-RU"/>
        </w:rPr>
        <w:lastRenderedPageBreak/>
        <w:tab/>
      </w:r>
    </w:p>
    <w:p w14:paraId="7DE85127" w14:textId="152D546E" w:rsidR="00985BB7" w:rsidRPr="00DB3832" w:rsidRDefault="00985BB7" w:rsidP="00DB3832">
      <w:pPr>
        <w:spacing w:before="132"/>
        <w:ind w:left="184"/>
        <w:jc w:val="both"/>
        <w:rPr>
          <w:rFonts w:ascii="Times New Roman" w:hAnsi="Times New Roman" w:cs="Times New Roman"/>
          <w:sz w:val="26"/>
          <w:szCs w:val="26"/>
        </w:rPr>
      </w:pPr>
      <w:r w:rsidRPr="00DB3832">
        <w:rPr>
          <w:rFonts w:ascii="Times New Roman" w:hAnsi="Times New Roman" w:cs="Times New Roman"/>
          <w:sz w:val="26"/>
          <w:szCs w:val="26"/>
          <w:lang w:val="ru-RU"/>
        </w:rPr>
        <w:t>Таблица</w:t>
      </w:r>
      <w:r w:rsidRPr="00DB3832">
        <w:rPr>
          <w:rFonts w:ascii="Times New Roman" w:hAnsi="Times New Roman" w:cs="Times New Roman"/>
          <w:spacing w:val="17"/>
          <w:sz w:val="26"/>
          <w:szCs w:val="26"/>
          <w:lang w:val="ru-RU"/>
        </w:rPr>
        <w:t xml:space="preserve"> </w:t>
      </w:r>
      <w:r w:rsidRPr="00DB3832">
        <w:rPr>
          <w:rFonts w:ascii="Times New Roman" w:hAnsi="Times New Roman" w:cs="Times New Roman"/>
          <w:sz w:val="26"/>
          <w:szCs w:val="26"/>
          <w:lang w:val="ru-RU"/>
        </w:rPr>
        <w:t>З.1.</w:t>
      </w:r>
      <w:r w:rsidRPr="00DB3832">
        <w:rPr>
          <w:rFonts w:ascii="Times New Roman" w:hAnsi="Times New Roman" w:cs="Times New Roman"/>
          <w:spacing w:val="19"/>
          <w:sz w:val="26"/>
          <w:szCs w:val="26"/>
          <w:lang w:val="ru-RU"/>
        </w:rPr>
        <w:t xml:space="preserve"> </w:t>
      </w:r>
      <w:r w:rsidRPr="00DB3832">
        <w:rPr>
          <w:rFonts w:ascii="Times New Roman" w:hAnsi="Times New Roman" w:cs="Times New Roman"/>
          <w:sz w:val="26"/>
          <w:szCs w:val="26"/>
          <w:lang w:val="ru-RU"/>
        </w:rPr>
        <w:t>Стандартные</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комбинации</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клавиш</w:t>
      </w:r>
      <w:r w:rsidRPr="00DB3832">
        <w:rPr>
          <w:rFonts w:ascii="Times New Roman" w:hAnsi="Times New Roman" w:cs="Times New Roman"/>
          <w:spacing w:val="35"/>
          <w:sz w:val="26"/>
          <w:szCs w:val="26"/>
          <w:lang w:val="ru-RU"/>
        </w:rPr>
        <w:t xml:space="preserve"> </w:t>
      </w:r>
      <w:r w:rsidRPr="00DB3832">
        <w:rPr>
          <w:rFonts w:ascii="Times New Roman" w:hAnsi="Times New Roman" w:cs="Times New Roman"/>
          <w:sz w:val="26"/>
          <w:szCs w:val="26"/>
        </w:rPr>
        <w:t>IPython</w:t>
      </w:r>
    </w:p>
    <w:p w14:paraId="070CC679" w14:textId="77777777" w:rsidR="0087070A" w:rsidRPr="00DB3832" w:rsidRDefault="0087070A" w:rsidP="00DB3832">
      <w:pPr>
        <w:spacing w:before="132"/>
        <w:ind w:left="184"/>
        <w:jc w:val="both"/>
        <w:rPr>
          <w:rFonts w:ascii="Times New Roman" w:hAnsi="Times New Roman" w:cs="Times New Roman"/>
          <w:sz w:val="26"/>
          <w:szCs w:val="26"/>
          <w:lang w:val="ru-RU"/>
        </w:rPr>
      </w:pPr>
    </w:p>
    <w:p w14:paraId="547E443F" w14:textId="77777777" w:rsidR="00985BB7" w:rsidRPr="00DB3832" w:rsidRDefault="00985BB7" w:rsidP="00DB3832">
      <w:pPr>
        <w:pStyle w:val="BodyText"/>
        <w:spacing w:before="9"/>
        <w:jc w:val="both"/>
        <w:rPr>
          <w:rFonts w:ascii="Times New Roman" w:hAnsi="Times New Roman" w:cs="Times New Roman"/>
          <w:sz w:val="26"/>
          <w:szCs w:val="26"/>
          <w:lang w:val="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8"/>
        <w:gridCol w:w="6057"/>
      </w:tblGrid>
      <w:tr w:rsidR="00E71C06" w:rsidRPr="00DB3832" w14:paraId="6DA75319" w14:textId="77777777" w:rsidTr="00BC7FF0">
        <w:tc>
          <w:tcPr>
            <w:tcW w:w="2938" w:type="dxa"/>
          </w:tcPr>
          <w:p w14:paraId="442465AD" w14:textId="77777777" w:rsidR="00E71C06" w:rsidRPr="00DB3832" w:rsidRDefault="00E71C06" w:rsidP="00DB3832">
            <w:pPr>
              <w:jc w:val="both"/>
              <w:rPr>
                <w:rFonts w:ascii="Times New Roman" w:hAnsi="Times New Roman" w:cs="Times New Roman"/>
                <w:b/>
                <w:sz w:val="26"/>
                <w:szCs w:val="26"/>
                <w:lang w:val="ru-RU"/>
              </w:rPr>
            </w:pPr>
            <w:r w:rsidRPr="00DB3832">
              <w:rPr>
                <w:rFonts w:ascii="Times New Roman" w:hAnsi="Times New Roman" w:cs="Times New Roman"/>
                <w:b/>
                <w:sz w:val="26"/>
                <w:szCs w:val="26"/>
                <w:lang w:val="ru-RU"/>
              </w:rPr>
              <w:t>Команда</w:t>
            </w:r>
          </w:p>
        </w:tc>
        <w:tc>
          <w:tcPr>
            <w:tcW w:w="6057" w:type="dxa"/>
          </w:tcPr>
          <w:p w14:paraId="435D876C" w14:textId="77777777" w:rsidR="00E71C06" w:rsidRPr="00DB3832" w:rsidRDefault="00E71C06" w:rsidP="00DB3832">
            <w:pPr>
              <w:jc w:val="both"/>
              <w:rPr>
                <w:rFonts w:ascii="Times New Roman" w:hAnsi="Times New Roman" w:cs="Times New Roman"/>
                <w:b/>
                <w:sz w:val="26"/>
                <w:szCs w:val="26"/>
                <w:lang w:val="ru-RU"/>
              </w:rPr>
            </w:pPr>
            <w:r w:rsidRPr="00DB3832">
              <w:rPr>
                <w:rFonts w:ascii="Times New Roman" w:hAnsi="Times New Roman" w:cs="Times New Roman"/>
                <w:b/>
                <w:sz w:val="26"/>
                <w:szCs w:val="26"/>
                <w:lang w:val="ru-RU"/>
              </w:rPr>
              <w:t>Описание</w:t>
            </w:r>
          </w:p>
        </w:tc>
      </w:tr>
      <w:tr w:rsidR="00E71C06" w:rsidRPr="00DB3832" w14:paraId="083B131E" w14:textId="77777777" w:rsidTr="00BC7FF0">
        <w:tc>
          <w:tcPr>
            <w:tcW w:w="2938" w:type="dxa"/>
          </w:tcPr>
          <w:p w14:paraId="472BDCB2" w14:textId="374261A2" w:rsidR="00E71C06" w:rsidRPr="00DB3832" w:rsidRDefault="00E71C06" w:rsidP="00DB3832">
            <w:pPr>
              <w:spacing w:before="166" w:line="229" w:lineRule="exact"/>
              <w:jc w:val="both"/>
              <w:rPr>
                <w:rFonts w:ascii="Times New Roman" w:hAnsi="Times New Roman" w:cs="Times New Roman"/>
                <w:w w:val="105"/>
                <w:sz w:val="26"/>
                <w:szCs w:val="26"/>
                <w:lang w:val="ru-RU"/>
              </w:rPr>
            </w:pPr>
            <w:r w:rsidRPr="00DB3832">
              <w:rPr>
                <w:rFonts w:ascii="Times New Roman" w:hAnsi="Times New Roman" w:cs="Times New Roman"/>
                <w:w w:val="105"/>
                <w:sz w:val="26"/>
                <w:szCs w:val="26"/>
              </w:rPr>
              <w:t>Ctrl</w:t>
            </w:r>
            <w:r w:rsidRPr="00DB3832">
              <w:rPr>
                <w:rFonts w:ascii="Times New Roman" w:hAnsi="Times New Roman" w:cs="Times New Roman"/>
                <w:w w:val="105"/>
                <w:sz w:val="26"/>
                <w:szCs w:val="26"/>
                <w:lang w:val="ru-RU"/>
              </w:rPr>
              <w:t>-Р</w:t>
            </w:r>
            <w:r w:rsidRPr="00DB3832">
              <w:rPr>
                <w:rFonts w:ascii="Times New Roman" w:hAnsi="Times New Roman" w:cs="Times New Roman"/>
                <w:spacing w:val="12"/>
                <w:w w:val="105"/>
                <w:sz w:val="26"/>
                <w:szCs w:val="26"/>
                <w:lang w:val="ru-RU"/>
              </w:rPr>
              <w:t xml:space="preserve"> </w:t>
            </w:r>
            <w:r w:rsidRPr="00DB3832">
              <w:rPr>
                <w:rFonts w:ascii="Times New Roman" w:hAnsi="Times New Roman" w:cs="Times New Roman"/>
                <w:w w:val="105"/>
                <w:sz w:val="26"/>
                <w:szCs w:val="26"/>
                <w:lang w:val="ru-RU"/>
              </w:rPr>
              <w:t>или</w:t>
            </w:r>
            <w:r w:rsidRPr="00DB3832">
              <w:rPr>
                <w:rFonts w:ascii="Times New Roman" w:hAnsi="Times New Roman" w:cs="Times New Roman"/>
                <w:spacing w:val="20"/>
                <w:w w:val="105"/>
                <w:sz w:val="26"/>
                <w:szCs w:val="26"/>
                <w:lang w:val="ru-RU"/>
              </w:rPr>
              <w:t xml:space="preserve"> </w:t>
            </w:r>
            <w:r w:rsidRPr="00DB3832">
              <w:rPr>
                <w:rFonts w:ascii="Times New Roman" w:hAnsi="Times New Roman" w:cs="Times New Roman"/>
                <w:w w:val="105"/>
                <w:sz w:val="26"/>
                <w:szCs w:val="26"/>
                <w:lang w:val="ru-RU"/>
              </w:rPr>
              <w:t>стрелка-вверх</w:t>
            </w:r>
          </w:p>
        </w:tc>
        <w:tc>
          <w:tcPr>
            <w:tcW w:w="6057" w:type="dxa"/>
          </w:tcPr>
          <w:p w14:paraId="78BE60D1" w14:textId="1730B194" w:rsidR="00E71C06" w:rsidRPr="00DB3832" w:rsidRDefault="00E71C06" w:rsidP="00DB3832">
            <w:pPr>
              <w:spacing w:before="166" w:line="229" w:lineRule="exact"/>
              <w:jc w:val="both"/>
              <w:rPr>
                <w:rFonts w:ascii="Times New Roman" w:hAnsi="Times New Roman" w:cs="Times New Roman"/>
                <w:sz w:val="26"/>
                <w:szCs w:val="26"/>
                <w:lang w:val="ru-RU"/>
              </w:rPr>
            </w:pPr>
            <w:r w:rsidRPr="00DB3832">
              <w:rPr>
                <w:rFonts w:ascii="Times New Roman" w:hAnsi="Times New Roman" w:cs="Times New Roman"/>
                <w:spacing w:val="-1"/>
                <w:sz w:val="26"/>
                <w:szCs w:val="26"/>
                <w:lang w:val="ru-RU"/>
              </w:rPr>
              <w:t>Просматривать</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pacing w:val="-1"/>
                <w:sz w:val="26"/>
                <w:szCs w:val="26"/>
                <w:lang w:val="ru-RU"/>
              </w:rPr>
              <w:t>историю</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pacing w:val="-1"/>
                <w:sz w:val="26"/>
                <w:szCs w:val="26"/>
                <w:lang w:val="ru-RU"/>
              </w:rPr>
              <w:t>команд</w:t>
            </w:r>
            <w:r w:rsidRPr="00DB3832">
              <w:rPr>
                <w:rFonts w:ascii="Times New Roman" w:hAnsi="Times New Roman" w:cs="Times New Roman"/>
                <w:spacing w:val="-14"/>
                <w:sz w:val="26"/>
                <w:szCs w:val="26"/>
                <w:lang w:val="ru-RU"/>
              </w:rPr>
              <w:t xml:space="preserve"> </w:t>
            </w:r>
            <w:r w:rsidRPr="00DB3832">
              <w:rPr>
                <w:rFonts w:ascii="Times New Roman" w:hAnsi="Times New Roman" w:cs="Times New Roman"/>
                <w:sz w:val="26"/>
                <w:szCs w:val="26"/>
                <w:lang w:val="ru-RU"/>
              </w:rPr>
              <w:t>назад</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поисках</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 xml:space="preserve">команд, </w:t>
            </w:r>
            <w:r w:rsidRPr="00DB3832">
              <w:rPr>
                <w:rFonts w:ascii="Times New Roman" w:hAnsi="Times New Roman" w:cs="Times New Roman"/>
                <w:sz w:val="26"/>
                <w:szCs w:val="26"/>
                <w:lang w:val="ru-RU"/>
              </w:rPr>
              <w:t>начинающихся</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введенной</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строки</w:t>
            </w:r>
          </w:p>
        </w:tc>
      </w:tr>
      <w:tr w:rsidR="00E71C06" w:rsidRPr="00DB3832" w14:paraId="6A6C72E4" w14:textId="77777777" w:rsidTr="00BC7FF0">
        <w:tc>
          <w:tcPr>
            <w:tcW w:w="2938" w:type="dxa"/>
          </w:tcPr>
          <w:p w14:paraId="4EBE7CF3" w14:textId="77777777" w:rsidR="00E71C06" w:rsidRPr="00DB3832" w:rsidRDefault="00E71C06" w:rsidP="00DB3832">
            <w:pPr>
              <w:spacing w:before="127" w:line="229" w:lineRule="exact"/>
              <w:jc w:val="both"/>
              <w:rPr>
                <w:rFonts w:ascii="Times New Roman" w:hAnsi="Times New Roman" w:cs="Times New Roman"/>
                <w:w w:val="110"/>
                <w:sz w:val="26"/>
                <w:szCs w:val="26"/>
                <w:lang w:val="ru-RU"/>
              </w:rPr>
            </w:pPr>
            <w:r w:rsidRPr="00DB3832">
              <w:rPr>
                <w:rFonts w:ascii="Times New Roman" w:hAnsi="Times New Roman" w:cs="Times New Roman"/>
                <w:w w:val="110"/>
                <w:sz w:val="26"/>
                <w:szCs w:val="26"/>
              </w:rPr>
              <w:t>Ctrl</w:t>
            </w:r>
            <w:r w:rsidRPr="00DB3832">
              <w:rPr>
                <w:rFonts w:ascii="Times New Roman" w:hAnsi="Times New Roman" w:cs="Times New Roman"/>
                <w:w w:val="110"/>
                <w:sz w:val="26"/>
                <w:szCs w:val="26"/>
                <w:lang w:val="ru-RU"/>
              </w:rPr>
              <w:t>-</w:t>
            </w:r>
            <w:r w:rsidRPr="00DB3832">
              <w:rPr>
                <w:rFonts w:ascii="Times New Roman" w:hAnsi="Times New Roman" w:cs="Times New Roman"/>
                <w:w w:val="110"/>
                <w:sz w:val="26"/>
                <w:szCs w:val="26"/>
              </w:rPr>
              <w:t>N</w:t>
            </w:r>
            <w:r w:rsidRPr="00DB3832">
              <w:rPr>
                <w:rFonts w:ascii="Times New Roman" w:hAnsi="Times New Roman" w:cs="Times New Roman"/>
                <w:spacing w:val="10"/>
                <w:w w:val="110"/>
                <w:sz w:val="26"/>
                <w:szCs w:val="26"/>
                <w:lang w:val="ru-RU"/>
              </w:rPr>
              <w:t xml:space="preserve"> </w:t>
            </w:r>
            <w:r w:rsidRPr="00DB3832">
              <w:rPr>
                <w:rFonts w:ascii="Times New Roman" w:hAnsi="Times New Roman" w:cs="Times New Roman"/>
                <w:w w:val="110"/>
                <w:sz w:val="26"/>
                <w:szCs w:val="26"/>
                <w:lang w:val="ru-RU"/>
              </w:rPr>
              <w:t>или</w:t>
            </w:r>
            <w:r w:rsidRPr="00DB3832">
              <w:rPr>
                <w:rFonts w:ascii="Times New Roman" w:hAnsi="Times New Roman" w:cs="Times New Roman"/>
                <w:spacing w:val="19"/>
                <w:w w:val="110"/>
                <w:sz w:val="26"/>
                <w:szCs w:val="26"/>
                <w:lang w:val="ru-RU"/>
              </w:rPr>
              <w:t xml:space="preserve"> </w:t>
            </w:r>
            <w:r w:rsidRPr="00DB3832">
              <w:rPr>
                <w:rFonts w:ascii="Times New Roman" w:hAnsi="Times New Roman" w:cs="Times New Roman"/>
                <w:w w:val="110"/>
                <w:sz w:val="26"/>
                <w:szCs w:val="26"/>
                <w:lang w:val="ru-RU"/>
              </w:rPr>
              <w:t>стрелка-вниз</w:t>
            </w:r>
          </w:p>
        </w:tc>
        <w:tc>
          <w:tcPr>
            <w:tcW w:w="6057" w:type="dxa"/>
          </w:tcPr>
          <w:p w14:paraId="7CCC4792" w14:textId="00B7AB1D" w:rsidR="00E71C06" w:rsidRPr="00DB3832" w:rsidRDefault="00E71C06" w:rsidP="00DB3832">
            <w:pPr>
              <w:spacing w:before="127" w:line="229" w:lineRule="exact"/>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Просматривать</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историю</w:t>
            </w:r>
            <w:r w:rsidRPr="00DB3832">
              <w:rPr>
                <w:rFonts w:ascii="Times New Roman" w:hAnsi="Times New Roman" w:cs="Times New Roman"/>
                <w:spacing w:val="-13"/>
                <w:sz w:val="26"/>
                <w:szCs w:val="26"/>
                <w:lang w:val="ru-RU"/>
              </w:rPr>
              <w:t xml:space="preserve"> </w:t>
            </w:r>
            <w:r w:rsidRPr="00DB3832">
              <w:rPr>
                <w:rFonts w:ascii="Times New Roman" w:hAnsi="Times New Roman" w:cs="Times New Roman"/>
                <w:sz w:val="26"/>
                <w:szCs w:val="26"/>
                <w:lang w:val="ru-RU"/>
              </w:rPr>
              <w:t>команд</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вперед</w:t>
            </w:r>
            <w:r w:rsidRPr="00DB3832">
              <w:rPr>
                <w:rFonts w:ascii="Times New Roman" w:hAnsi="Times New Roman" w:cs="Times New Roman"/>
                <w:spacing w:val="-13"/>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поисках</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 xml:space="preserve">команд, </w:t>
            </w:r>
            <w:r w:rsidRPr="00DB3832">
              <w:rPr>
                <w:rFonts w:ascii="Times New Roman" w:hAnsi="Times New Roman" w:cs="Times New Roman"/>
                <w:sz w:val="26"/>
                <w:szCs w:val="26"/>
                <w:lang w:val="ru-RU"/>
              </w:rPr>
              <w:t>начинающихся</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введенной</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строки</w:t>
            </w:r>
          </w:p>
        </w:tc>
      </w:tr>
      <w:tr w:rsidR="00E71C06" w:rsidRPr="00DB3832" w14:paraId="0B6EFE72" w14:textId="77777777" w:rsidTr="00BC7FF0">
        <w:tc>
          <w:tcPr>
            <w:tcW w:w="2938" w:type="dxa"/>
          </w:tcPr>
          <w:p w14:paraId="137100A3" w14:textId="535AE9B6" w:rsidR="00E71C06" w:rsidRPr="00DB3832" w:rsidRDefault="00E71C06" w:rsidP="00DB3832">
            <w:pPr>
              <w:spacing w:before="124" w:line="244" w:lineRule="auto"/>
              <w:ind w:right="1098"/>
              <w:jc w:val="both"/>
              <w:rPr>
                <w:rFonts w:ascii="Times New Roman" w:hAnsi="Times New Roman" w:cs="Times New Roman"/>
                <w:sz w:val="26"/>
                <w:szCs w:val="26"/>
                <w:lang w:val="ru-RU"/>
              </w:rPr>
            </w:pPr>
            <w:r w:rsidRPr="00DB3832">
              <w:rPr>
                <w:rFonts w:ascii="Times New Roman" w:hAnsi="Times New Roman" w:cs="Times New Roman"/>
                <w:w w:val="110"/>
                <w:sz w:val="26"/>
                <w:szCs w:val="26"/>
              </w:rPr>
              <w:t>Ctrl</w:t>
            </w:r>
            <w:r w:rsidRPr="00DB3832">
              <w:rPr>
                <w:rFonts w:ascii="Times New Roman" w:hAnsi="Times New Roman" w:cs="Times New Roman"/>
                <w:w w:val="110"/>
                <w:sz w:val="26"/>
                <w:szCs w:val="26"/>
                <w:lang w:val="ru-RU"/>
              </w:rPr>
              <w:t>-</w:t>
            </w:r>
            <w:r w:rsidRPr="00DB3832">
              <w:rPr>
                <w:rFonts w:ascii="Times New Roman" w:hAnsi="Times New Roman" w:cs="Times New Roman"/>
                <w:w w:val="110"/>
                <w:sz w:val="26"/>
                <w:szCs w:val="26"/>
              </w:rPr>
              <w:t>R</w:t>
            </w:r>
            <w:r w:rsidRPr="00DB3832">
              <w:rPr>
                <w:rFonts w:ascii="Times New Roman" w:hAnsi="Times New Roman" w:cs="Times New Roman"/>
                <w:w w:val="110"/>
                <w:sz w:val="26"/>
                <w:szCs w:val="26"/>
                <w:lang w:val="ru-RU"/>
              </w:rPr>
              <w:t xml:space="preserve"> </w:t>
            </w:r>
            <w:r w:rsidRPr="00DB3832">
              <w:rPr>
                <w:rFonts w:ascii="Times New Roman" w:hAnsi="Times New Roman" w:cs="Times New Roman"/>
                <w:spacing w:val="35"/>
                <w:w w:val="110"/>
                <w:sz w:val="26"/>
                <w:szCs w:val="26"/>
                <w:lang w:val="ru-RU"/>
              </w:rPr>
              <w:t xml:space="preserve"> </w:t>
            </w:r>
          </w:p>
        </w:tc>
        <w:tc>
          <w:tcPr>
            <w:tcW w:w="6057" w:type="dxa"/>
          </w:tcPr>
          <w:p w14:paraId="71322256" w14:textId="345685DF" w:rsidR="00E71C06" w:rsidRPr="00DB3832" w:rsidRDefault="00E71C06" w:rsidP="00DB3832">
            <w:pPr>
              <w:spacing w:before="124" w:line="244" w:lineRule="auto"/>
              <w:ind w:right="1098"/>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Обратный</w:t>
            </w:r>
            <w:r w:rsidRPr="00DB3832">
              <w:rPr>
                <w:rFonts w:ascii="Times New Roman" w:hAnsi="Times New Roman" w:cs="Times New Roman"/>
                <w:spacing w:val="26"/>
                <w:w w:val="95"/>
                <w:sz w:val="26"/>
                <w:szCs w:val="26"/>
                <w:lang w:val="ru-RU"/>
              </w:rPr>
              <w:t xml:space="preserve"> </w:t>
            </w:r>
            <w:r w:rsidRPr="00DB3832">
              <w:rPr>
                <w:rFonts w:ascii="Times New Roman" w:hAnsi="Times New Roman" w:cs="Times New Roman"/>
                <w:w w:val="95"/>
                <w:sz w:val="26"/>
                <w:szCs w:val="26"/>
                <w:lang w:val="ru-RU"/>
              </w:rPr>
              <w:t>поиск</w:t>
            </w:r>
            <w:r w:rsidRPr="00DB3832">
              <w:rPr>
                <w:rFonts w:ascii="Times New Roman" w:hAnsi="Times New Roman" w:cs="Times New Roman"/>
                <w:spacing w:val="25"/>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истории</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14"/>
                <w:w w:val="95"/>
                <w:sz w:val="26"/>
                <w:szCs w:val="26"/>
                <w:lang w:val="ru-RU"/>
              </w:rPr>
              <w:t xml:space="preserve"> </w:t>
            </w:r>
            <w:r w:rsidRPr="00DB3832">
              <w:rPr>
                <w:rFonts w:ascii="Times New Roman" w:hAnsi="Times New Roman" w:cs="Times New Roman"/>
                <w:w w:val="95"/>
                <w:sz w:val="26"/>
                <w:szCs w:val="26"/>
                <w:lang w:val="ru-RU"/>
              </w:rPr>
              <w:t>духе</w:t>
            </w:r>
            <w:r w:rsidRPr="00DB3832">
              <w:rPr>
                <w:rFonts w:ascii="Times New Roman" w:hAnsi="Times New Roman" w:cs="Times New Roman"/>
                <w:spacing w:val="22"/>
                <w:w w:val="95"/>
                <w:sz w:val="26"/>
                <w:szCs w:val="26"/>
                <w:lang w:val="ru-RU"/>
              </w:rPr>
              <w:t xml:space="preserve"> </w:t>
            </w:r>
            <w:r w:rsidRPr="00DB3832">
              <w:rPr>
                <w:rFonts w:ascii="Times New Roman" w:hAnsi="Times New Roman" w:cs="Times New Roman"/>
                <w:w w:val="95"/>
                <w:sz w:val="26"/>
                <w:szCs w:val="26"/>
              </w:rPr>
              <w:t>Readline</w:t>
            </w:r>
            <w:r w:rsidRPr="00DB3832">
              <w:rPr>
                <w:rFonts w:ascii="Times New Roman" w:hAnsi="Times New Roman" w:cs="Times New Roman"/>
                <w:spacing w:val="21"/>
                <w:w w:val="95"/>
                <w:sz w:val="26"/>
                <w:szCs w:val="26"/>
                <w:lang w:val="ru-RU"/>
              </w:rPr>
              <w:t xml:space="preserve"> </w:t>
            </w:r>
            <w:r w:rsidRPr="00DB3832">
              <w:rPr>
                <w:rFonts w:ascii="Times New Roman" w:hAnsi="Times New Roman" w:cs="Times New Roman"/>
                <w:w w:val="95"/>
                <w:sz w:val="26"/>
                <w:szCs w:val="26"/>
                <w:lang w:val="ru-RU"/>
              </w:rPr>
              <w:t>(частичное</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w w:val="110"/>
                <w:sz w:val="26"/>
                <w:szCs w:val="26"/>
                <w:lang w:val="ru-RU"/>
              </w:rPr>
              <w:t>соответствие)</w:t>
            </w:r>
          </w:p>
        </w:tc>
      </w:tr>
      <w:tr w:rsidR="00E71C06" w:rsidRPr="00DB3832" w14:paraId="10058CEF" w14:textId="77777777" w:rsidTr="00BC7FF0">
        <w:tc>
          <w:tcPr>
            <w:tcW w:w="2938" w:type="dxa"/>
          </w:tcPr>
          <w:p w14:paraId="3C240B85" w14:textId="77777777" w:rsidR="00E71C06" w:rsidRPr="00DB3832" w:rsidRDefault="00E71C06" w:rsidP="00DB3832">
            <w:pPr>
              <w:spacing w:before="107"/>
              <w:jc w:val="both"/>
              <w:rPr>
                <w:rFonts w:ascii="Times New Roman" w:hAnsi="Times New Roman" w:cs="Times New Roman"/>
                <w:w w:val="125"/>
                <w:position w:val="1"/>
                <w:sz w:val="26"/>
                <w:szCs w:val="26"/>
                <w:lang w:val="ru-RU"/>
              </w:rPr>
            </w:pPr>
            <w:r w:rsidRPr="00DB3832">
              <w:rPr>
                <w:rFonts w:ascii="Times New Roman" w:hAnsi="Times New Roman" w:cs="Times New Roman"/>
                <w:w w:val="125"/>
                <w:position w:val="1"/>
                <w:sz w:val="26"/>
                <w:szCs w:val="26"/>
              </w:rPr>
              <w:t>Ctrl</w:t>
            </w:r>
            <w:r w:rsidRPr="00DB3832">
              <w:rPr>
                <w:rFonts w:ascii="Times New Roman" w:hAnsi="Times New Roman" w:cs="Times New Roman"/>
                <w:w w:val="125"/>
                <w:position w:val="1"/>
                <w:sz w:val="26"/>
                <w:szCs w:val="26"/>
                <w:lang w:val="ru-RU"/>
              </w:rPr>
              <w:t>-</w:t>
            </w:r>
            <w:r w:rsidRPr="00DB3832">
              <w:rPr>
                <w:rFonts w:ascii="Times New Roman" w:hAnsi="Times New Roman" w:cs="Times New Roman"/>
                <w:w w:val="125"/>
                <w:position w:val="1"/>
                <w:sz w:val="26"/>
                <w:szCs w:val="26"/>
              </w:rPr>
              <w:t>Shift</w:t>
            </w:r>
            <w:r w:rsidRPr="00DB3832">
              <w:rPr>
                <w:rFonts w:ascii="Times New Roman" w:hAnsi="Times New Roman" w:cs="Times New Roman"/>
                <w:w w:val="125"/>
                <w:position w:val="1"/>
                <w:sz w:val="26"/>
                <w:szCs w:val="26"/>
                <w:lang w:val="ru-RU"/>
              </w:rPr>
              <w:t>-</w:t>
            </w:r>
            <w:r w:rsidRPr="00DB3832">
              <w:rPr>
                <w:rFonts w:ascii="Times New Roman" w:hAnsi="Times New Roman" w:cs="Times New Roman"/>
                <w:w w:val="125"/>
                <w:position w:val="1"/>
                <w:sz w:val="26"/>
                <w:szCs w:val="26"/>
              </w:rPr>
              <w:t>V</w:t>
            </w:r>
          </w:p>
        </w:tc>
        <w:tc>
          <w:tcPr>
            <w:tcW w:w="6057" w:type="dxa"/>
          </w:tcPr>
          <w:p w14:paraId="4DDAB852" w14:textId="77777777" w:rsidR="00E71C06" w:rsidRPr="00DB3832" w:rsidRDefault="00E71C06" w:rsidP="00DB3832">
            <w:pPr>
              <w:spacing w:before="107"/>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Вставить</w:t>
            </w:r>
            <w:r w:rsidRPr="00DB3832">
              <w:rPr>
                <w:rFonts w:ascii="Times New Roman" w:hAnsi="Times New Roman" w:cs="Times New Roman"/>
                <w:spacing w:val="30"/>
                <w:w w:val="95"/>
                <w:sz w:val="26"/>
                <w:szCs w:val="26"/>
                <w:lang w:val="ru-RU"/>
              </w:rPr>
              <w:t xml:space="preserve"> </w:t>
            </w:r>
            <w:r w:rsidRPr="00DB3832">
              <w:rPr>
                <w:rFonts w:ascii="Times New Roman" w:hAnsi="Times New Roman" w:cs="Times New Roman"/>
                <w:w w:val="95"/>
                <w:sz w:val="26"/>
                <w:szCs w:val="26"/>
                <w:lang w:val="ru-RU"/>
              </w:rPr>
              <w:t>текст</w:t>
            </w:r>
            <w:r w:rsidRPr="00DB3832">
              <w:rPr>
                <w:rFonts w:ascii="Times New Roman" w:hAnsi="Times New Roman" w:cs="Times New Roman"/>
                <w:spacing w:val="21"/>
                <w:w w:val="95"/>
                <w:sz w:val="26"/>
                <w:szCs w:val="26"/>
                <w:lang w:val="ru-RU"/>
              </w:rPr>
              <w:t xml:space="preserve"> </w:t>
            </w:r>
            <w:r w:rsidRPr="00DB3832">
              <w:rPr>
                <w:rFonts w:ascii="Times New Roman" w:hAnsi="Times New Roman" w:cs="Times New Roman"/>
                <w:w w:val="95"/>
                <w:sz w:val="26"/>
                <w:szCs w:val="26"/>
                <w:lang w:val="ru-RU"/>
              </w:rPr>
              <w:t>из</w:t>
            </w:r>
            <w:r w:rsidRPr="00DB3832">
              <w:rPr>
                <w:rFonts w:ascii="Times New Roman" w:hAnsi="Times New Roman" w:cs="Times New Roman"/>
                <w:spacing w:val="21"/>
                <w:w w:val="95"/>
                <w:sz w:val="26"/>
                <w:szCs w:val="26"/>
                <w:lang w:val="ru-RU"/>
              </w:rPr>
              <w:t xml:space="preserve"> </w:t>
            </w:r>
            <w:r w:rsidRPr="00DB3832">
              <w:rPr>
                <w:rFonts w:ascii="Times New Roman" w:hAnsi="Times New Roman" w:cs="Times New Roman"/>
                <w:w w:val="95"/>
                <w:sz w:val="26"/>
                <w:szCs w:val="26"/>
                <w:lang w:val="ru-RU"/>
              </w:rPr>
              <w:t>буфера</w:t>
            </w:r>
            <w:r w:rsidRPr="00DB3832">
              <w:rPr>
                <w:rFonts w:ascii="Times New Roman" w:hAnsi="Times New Roman" w:cs="Times New Roman"/>
                <w:spacing w:val="31"/>
                <w:w w:val="95"/>
                <w:sz w:val="26"/>
                <w:szCs w:val="26"/>
                <w:lang w:val="ru-RU"/>
              </w:rPr>
              <w:t xml:space="preserve"> </w:t>
            </w:r>
            <w:r w:rsidRPr="00DB3832">
              <w:rPr>
                <w:rFonts w:ascii="Times New Roman" w:hAnsi="Times New Roman" w:cs="Times New Roman"/>
                <w:w w:val="95"/>
                <w:sz w:val="26"/>
                <w:szCs w:val="26"/>
                <w:lang w:val="ru-RU"/>
              </w:rPr>
              <w:t>обмена</w:t>
            </w:r>
          </w:p>
        </w:tc>
      </w:tr>
      <w:tr w:rsidR="00E71C06" w:rsidRPr="00DB3832" w14:paraId="2DBC5C92" w14:textId="77777777" w:rsidTr="00BC7FF0">
        <w:tc>
          <w:tcPr>
            <w:tcW w:w="2938" w:type="dxa"/>
          </w:tcPr>
          <w:p w14:paraId="3FFC573C" w14:textId="77777777" w:rsidR="00E71C06" w:rsidRPr="00DB3832" w:rsidRDefault="00E71C06" w:rsidP="00DB3832">
            <w:pPr>
              <w:spacing w:before="106"/>
              <w:jc w:val="both"/>
              <w:rPr>
                <w:rFonts w:ascii="Times New Roman" w:hAnsi="Times New Roman" w:cs="Times New Roman"/>
                <w:w w:val="125"/>
                <w:position w:val="2"/>
                <w:sz w:val="26"/>
                <w:szCs w:val="26"/>
                <w:lang w:val="ru-RU"/>
              </w:rPr>
            </w:pPr>
            <w:r w:rsidRPr="00DB3832">
              <w:rPr>
                <w:rFonts w:ascii="Times New Roman" w:hAnsi="Times New Roman" w:cs="Times New Roman"/>
                <w:w w:val="125"/>
                <w:position w:val="2"/>
                <w:sz w:val="26"/>
                <w:szCs w:val="26"/>
              </w:rPr>
              <w:t>Ctrl</w:t>
            </w:r>
            <w:r w:rsidRPr="00DB3832">
              <w:rPr>
                <w:rFonts w:ascii="Times New Roman" w:hAnsi="Times New Roman" w:cs="Times New Roman"/>
                <w:w w:val="125"/>
                <w:position w:val="2"/>
                <w:sz w:val="26"/>
                <w:szCs w:val="26"/>
                <w:lang w:val="ru-RU"/>
              </w:rPr>
              <w:t>-</w:t>
            </w:r>
            <w:r w:rsidRPr="00DB3832">
              <w:rPr>
                <w:rFonts w:ascii="Times New Roman" w:hAnsi="Times New Roman" w:cs="Times New Roman"/>
                <w:w w:val="125"/>
                <w:position w:val="2"/>
                <w:sz w:val="26"/>
                <w:szCs w:val="26"/>
              </w:rPr>
              <w:t>C</w:t>
            </w:r>
          </w:p>
        </w:tc>
        <w:tc>
          <w:tcPr>
            <w:tcW w:w="6057" w:type="dxa"/>
          </w:tcPr>
          <w:p w14:paraId="4EAB6B4B" w14:textId="77777777" w:rsidR="00E71C06" w:rsidRPr="00DB3832" w:rsidRDefault="00E71C06" w:rsidP="00DB3832">
            <w:pPr>
              <w:spacing w:before="106"/>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Прервать</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исполнение</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программы</w:t>
            </w:r>
          </w:p>
        </w:tc>
      </w:tr>
      <w:tr w:rsidR="00E71C06" w:rsidRPr="00DB3832" w14:paraId="7C731B06" w14:textId="77777777" w:rsidTr="00BC7FF0">
        <w:tc>
          <w:tcPr>
            <w:tcW w:w="2938" w:type="dxa"/>
          </w:tcPr>
          <w:p w14:paraId="2E381CEA" w14:textId="77777777" w:rsidR="00E71C06" w:rsidRPr="00DB3832" w:rsidRDefault="00E71C06" w:rsidP="00DB3832">
            <w:pPr>
              <w:spacing w:before="118"/>
              <w:jc w:val="both"/>
              <w:rPr>
                <w:rFonts w:ascii="Times New Roman" w:hAnsi="Times New Roman" w:cs="Times New Roman"/>
                <w:w w:val="115"/>
                <w:sz w:val="26"/>
                <w:szCs w:val="26"/>
                <w:lang w:val="ru-RU"/>
              </w:rPr>
            </w:pPr>
            <w:r w:rsidRPr="00DB3832">
              <w:rPr>
                <w:rFonts w:ascii="Times New Roman" w:hAnsi="Times New Roman" w:cs="Times New Roman"/>
                <w:w w:val="115"/>
                <w:sz w:val="26"/>
                <w:szCs w:val="26"/>
              </w:rPr>
              <w:t>Ctrl</w:t>
            </w:r>
            <w:r w:rsidRPr="00DB3832">
              <w:rPr>
                <w:rFonts w:ascii="Times New Roman" w:hAnsi="Times New Roman" w:cs="Times New Roman"/>
                <w:w w:val="115"/>
                <w:sz w:val="26"/>
                <w:szCs w:val="26"/>
                <w:lang w:val="ru-RU"/>
              </w:rPr>
              <w:t>-</w:t>
            </w:r>
            <w:r w:rsidRPr="00DB3832">
              <w:rPr>
                <w:rFonts w:ascii="Times New Roman" w:hAnsi="Times New Roman" w:cs="Times New Roman"/>
                <w:w w:val="115"/>
                <w:sz w:val="26"/>
                <w:szCs w:val="26"/>
              </w:rPr>
              <w:t>A</w:t>
            </w:r>
          </w:p>
        </w:tc>
        <w:tc>
          <w:tcPr>
            <w:tcW w:w="6057" w:type="dxa"/>
          </w:tcPr>
          <w:p w14:paraId="39BA089C" w14:textId="77777777" w:rsidR="00E71C06" w:rsidRPr="00DB3832" w:rsidRDefault="00E71C06" w:rsidP="00DB3832">
            <w:pPr>
              <w:spacing w:before="118"/>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Переместить</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курсор</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начало</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строки</w:t>
            </w:r>
          </w:p>
        </w:tc>
      </w:tr>
      <w:tr w:rsidR="00E71C06" w:rsidRPr="00DB3832" w14:paraId="4F72C9DF" w14:textId="77777777" w:rsidTr="00BC7FF0">
        <w:tc>
          <w:tcPr>
            <w:tcW w:w="2938" w:type="dxa"/>
          </w:tcPr>
          <w:p w14:paraId="66E0AF50" w14:textId="7940512F" w:rsidR="00E71C06" w:rsidRPr="00DB3832" w:rsidRDefault="001A7695" w:rsidP="00DB3832">
            <w:pPr>
              <w:spacing w:before="123"/>
              <w:jc w:val="both"/>
              <w:rPr>
                <w:rFonts w:ascii="Times New Roman" w:hAnsi="Times New Roman" w:cs="Times New Roman"/>
                <w:w w:val="105"/>
                <w:sz w:val="26"/>
                <w:szCs w:val="26"/>
                <w:lang w:val="ru-RU"/>
              </w:rPr>
            </w:pPr>
            <w:r w:rsidRPr="00DB3832">
              <w:rPr>
                <w:rFonts w:ascii="Times New Roman" w:hAnsi="Times New Roman" w:cs="Times New Roman"/>
                <w:w w:val="110"/>
                <w:sz w:val="26"/>
                <w:szCs w:val="26"/>
              </w:rPr>
              <w:t>C</w:t>
            </w:r>
            <w:r w:rsidR="00E71C06" w:rsidRPr="00DB3832">
              <w:rPr>
                <w:rFonts w:ascii="Times New Roman" w:hAnsi="Times New Roman" w:cs="Times New Roman"/>
                <w:w w:val="110"/>
                <w:sz w:val="26"/>
                <w:szCs w:val="26"/>
              </w:rPr>
              <w:t>trl</w:t>
            </w:r>
            <w:r w:rsidR="00E71C06" w:rsidRPr="00DB3832">
              <w:rPr>
                <w:rFonts w:ascii="Times New Roman" w:hAnsi="Times New Roman" w:cs="Times New Roman"/>
                <w:w w:val="110"/>
                <w:sz w:val="26"/>
                <w:szCs w:val="26"/>
                <w:lang w:val="ru-RU"/>
              </w:rPr>
              <w:t>-</w:t>
            </w:r>
            <w:r w:rsidR="00E71C06" w:rsidRPr="00DB3832">
              <w:rPr>
                <w:rFonts w:ascii="Times New Roman" w:hAnsi="Times New Roman" w:cs="Times New Roman"/>
                <w:spacing w:val="-25"/>
                <w:w w:val="105"/>
                <w:sz w:val="26"/>
                <w:szCs w:val="26"/>
                <w:lang w:val="ru-RU"/>
              </w:rPr>
              <w:t xml:space="preserve"> </w:t>
            </w:r>
            <w:r w:rsidR="00E71C06" w:rsidRPr="00DB3832">
              <w:rPr>
                <w:rFonts w:ascii="Times New Roman" w:hAnsi="Times New Roman" w:cs="Times New Roman"/>
                <w:w w:val="105"/>
                <w:sz w:val="26"/>
                <w:szCs w:val="26"/>
                <w:lang w:val="ru-RU"/>
              </w:rPr>
              <w:t>Е</w:t>
            </w:r>
          </w:p>
        </w:tc>
        <w:tc>
          <w:tcPr>
            <w:tcW w:w="6057" w:type="dxa"/>
          </w:tcPr>
          <w:p w14:paraId="54B26CE6" w14:textId="77777777" w:rsidR="00E71C06" w:rsidRPr="00DB3832" w:rsidRDefault="00E71C06" w:rsidP="00DB3832">
            <w:pPr>
              <w:spacing w:before="123"/>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Переместить</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курсор</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конец</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строки</w:t>
            </w:r>
          </w:p>
        </w:tc>
      </w:tr>
      <w:tr w:rsidR="00E71C06" w:rsidRPr="00DB3832" w14:paraId="3B8C2D10" w14:textId="77777777" w:rsidTr="00BC7FF0">
        <w:tc>
          <w:tcPr>
            <w:tcW w:w="2938" w:type="dxa"/>
          </w:tcPr>
          <w:p w14:paraId="01B74D3A" w14:textId="77777777" w:rsidR="00E71C06" w:rsidRPr="00DB3832" w:rsidRDefault="00E71C06" w:rsidP="00DB3832">
            <w:pPr>
              <w:spacing w:before="125"/>
              <w:jc w:val="both"/>
              <w:rPr>
                <w:rFonts w:ascii="Times New Roman" w:hAnsi="Times New Roman" w:cs="Times New Roman"/>
                <w:w w:val="105"/>
                <w:sz w:val="26"/>
                <w:szCs w:val="26"/>
                <w:lang w:val="ru-RU"/>
              </w:rPr>
            </w:pPr>
            <w:r w:rsidRPr="00DB3832">
              <w:rPr>
                <w:rFonts w:ascii="Times New Roman" w:hAnsi="Times New Roman" w:cs="Times New Roman"/>
                <w:w w:val="110"/>
                <w:sz w:val="26"/>
                <w:szCs w:val="26"/>
              </w:rPr>
              <w:t>Ctrl</w:t>
            </w:r>
            <w:r w:rsidRPr="00DB3832">
              <w:rPr>
                <w:rFonts w:ascii="Times New Roman" w:hAnsi="Times New Roman" w:cs="Times New Roman"/>
                <w:w w:val="110"/>
                <w:sz w:val="26"/>
                <w:szCs w:val="26"/>
                <w:lang w:val="ru-RU"/>
              </w:rPr>
              <w:t>-</w:t>
            </w:r>
            <w:r w:rsidRPr="00DB3832">
              <w:rPr>
                <w:rFonts w:ascii="Times New Roman" w:hAnsi="Times New Roman" w:cs="Times New Roman"/>
                <w:spacing w:val="-25"/>
                <w:w w:val="105"/>
                <w:sz w:val="26"/>
                <w:szCs w:val="26"/>
                <w:lang w:val="ru-RU"/>
              </w:rPr>
              <w:t xml:space="preserve"> </w:t>
            </w:r>
            <w:r w:rsidRPr="00DB3832">
              <w:rPr>
                <w:rFonts w:ascii="Times New Roman" w:hAnsi="Times New Roman" w:cs="Times New Roman"/>
                <w:w w:val="105"/>
                <w:sz w:val="26"/>
                <w:szCs w:val="26"/>
              </w:rPr>
              <w:t>K</w:t>
            </w:r>
          </w:p>
        </w:tc>
        <w:tc>
          <w:tcPr>
            <w:tcW w:w="6057" w:type="dxa"/>
          </w:tcPr>
          <w:p w14:paraId="701A5C0B" w14:textId="77777777" w:rsidR="00E71C06" w:rsidRPr="00DB3832" w:rsidRDefault="00E71C06" w:rsidP="00DB3832">
            <w:pPr>
              <w:spacing w:before="125"/>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Удалить</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текст</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от</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курсора</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до</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конца</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строки</w:t>
            </w:r>
          </w:p>
        </w:tc>
      </w:tr>
      <w:tr w:rsidR="00E71C06" w:rsidRPr="00DB3832" w14:paraId="1008057C" w14:textId="77777777" w:rsidTr="00BC7FF0">
        <w:tc>
          <w:tcPr>
            <w:tcW w:w="2938" w:type="dxa"/>
          </w:tcPr>
          <w:p w14:paraId="0BA98373" w14:textId="0662AF2B" w:rsidR="00E71C06" w:rsidRPr="00DB3832" w:rsidRDefault="001A7695" w:rsidP="00DB3832">
            <w:pPr>
              <w:spacing w:before="122"/>
              <w:jc w:val="both"/>
              <w:rPr>
                <w:rFonts w:ascii="Times New Roman" w:hAnsi="Times New Roman" w:cs="Times New Roman"/>
                <w:w w:val="105"/>
                <w:sz w:val="26"/>
                <w:szCs w:val="26"/>
                <w:lang w:val="ru-RU"/>
              </w:rPr>
            </w:pPr>
            <w:r w:rsidRPr="00DB3832">
              <w:rPr>
                <w:rFonts w:ascii="Times New Roman" w:hAnsi="Times New Roman" w:cs="Times New Roman"/>
                <w:w w:val="120"/>
                <w:sz w:val="26"/>
                <w:szCs w:val="26"/>
              </w:rPr>
              <w:t>C</w:t>
            </w:r>
            <w:r w:rsidR="00E71C06" w:rsidRPr="00DB3832">
              <w:rPr>
                <w:rFonts w:ascii="Times New Roman" w:hAnsi="Times New Roman" w:cs="Times New Roman"/>
                <w:w w:val="120"/>
                <w:sz w:val="26"/>
                <w:szCs w:val="26"/>
                <w:lang w:val="ru-RU"/>
              </w:rPr>
              <w:t>tr</w:t>
            </w:r>
            <w:r w:rsidR="00E71C06" w:rsidRPr="00DB3832">
              <w:rPr>
                <w:rFonts w:ascii="Times New Roman" w:hAnsi="Times New Roman" w:cs="Times New Roman"/>
                <w:w w:val="120"/>
                <w:sz w:val="26"/>
                <w:szCs w:val="26"/>
              </w:rPr>
              <w:t>l</w:t>
            </w:r>
            <w:r w:rsidR="00E71C06" w:rsidRPr="00DB3832">
              <w:rPr>
                <w:rFonts w:ascii="Times New Roman" w:hAnsi="Times New Roman" w:cs="Times New Roman"/>
                <w:w w:val="120"/>
                <w:sz w:val="26"/>
                <w:szCs w:val="26"/>
                <w:lang w:val="ru-RU"/>
              </w:rPr>
              <w:t>-</w:t>
            </w:r>
            <w:r w:rsidR="00E71C06" w:rsidRPr="00DB3832">
              <w:rPr>
                <w:rFonts w:ascii="Times New Roman" w:hAnsi="Times New Roman" w:cs="Times New Roman"/>
                <w:w w:val="120"/>
                <w:sz w:val="26"/>
                <w:szCs w:val="26"/>
              </w:rPr>
              <w:t>U</w:t>
            </w:r>
          </w:p>
        </w:tc>
        <w:tc>
          <w:tcPr>
            <w:tcW w:w="6057" w:type="dxa"/>
          </w:tcPr>
          <w:p w14:paraId="012494F1" w14:textId="77777777" w:rsidR="00E71C06" w:rsidRPr="00DB3832" w:rsidRDefault="00E71C06" w:rsidP="00DB3832">
            <w:pPr>
              <w:spacing w:before="122"/>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Отбросить</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весь</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текст</w:t>
            </w:r>
            <w:r w:rsidRPr="00DB3832">
              <w:rPr>
                <w:rFonts w:ascii="Times New Roman" w:hAnsi="Times New Roman" w:cs="Times New Roman"/>
                <w:spacing w:val="-15"/>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текущей</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строке</w:t>
            </w:r>
          </w:p>
        </w:tc>
      </w:tr>
      <w:tr w:rsidR="00E71C06" w:rsidRPr="00DB3832" w14:paraId="3C55A24C" w14:textId="77777777" w:rsidTr="00BC7FF0">
        <w:tc>
          <w:tcPr>
            <w:tcW w:w="2938" w:type="dxa"/>
          </w:tcPr>
          <w:p w14:paraId="1EC7163A" w14:textId="77777777" w:rsidR="00E71C06" w:rsidRPr="00DB3832" w:rsidRDefault="00E71C06" w:rsidP="00DB3832">
            <w:pPr>
              <w:spacing w:before="123"/>
              <w:jc w:val="both"/>
              <w:rPr>
                <w:rFonts w:ascii="Times New Roman" w:hAnsi="Times New Roman" w:cs="Times New Roman"/>
                <w:w w:val="115"/>
                <w:sz w:val="26"/>
                <w:szCs w:val="26"/>
                <w:lang w:val="ru-RU"/>
              </w:rPr>
            </w:pPr>
            <w:r w:rsidRPr="00DB3832">
              <w:rPr>
                <w:rFonts w:ascii="Times New Roman" w:hAnsi="Times New Roman" w:cs="Times New Roman"/>
                <w:w w:val="110"/>
                <w:sz w:val="26"/>
                <w:szCs w:val="26"/>
              </w:rPr>
              <w:t>Ctrl</w:t>
            </w:r>
            <w:r w:rsidRPr="00DB3832">
              <w:rPr>
                <w:rFonts w:ascii="Times New Roman" w:hAnsi="Times New Roman" w:cs="Times New Roman"/>
                <w:w w:val="110"/>
                <w:sz w:val="26"/>
                <w:szCs w:val="26"/>
                <w:lang w:val="ru-RU"/>
              </w:rPr>
              <w:t>-</w:t>
            </w:r>
            <w:r w:rsidRPr="00DB3832">
              <w:rPr>
                <w:rFonts w:ascii="Times New Roman" w:hAnsi="Times New Roman" w:cs="Times New Roman"/>
                <w:w w:val="110"/>
                <w:sz w:val="26"/>
                <w:szCs w:val="26"/>
              </w:rPr>
              <w:t>F</w:t>
            </w:r>
          </w:p>
        </w:tc>
        <w:tc>
          <w:tcPr>
            <w:tcW w:w="6057" w:type="dxa"/>
          </w:tcPr>
          <w:p w14:paraId="56AC810A" w14:textId="77777777" w:rsidR="00E71C06" w:rsidRPr="00DB3832" w:rsidRDefault="00E71C06" w:rsidP="00DB3832">
            <w:pPr>
              <w:spacing w:before="123"/>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Переместить</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курсор</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на</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один</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символ</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вперед</w:t>
            </w:r>
          </w:p>
        </w:tc>
      </w:tr>
      <w:tr w:rsidR="00E71C06" w:rsidRPr="00DB3832" w14:paraId="2373E6DC" w14:textId="77777777" w:rsidTr="00BC7FF0">
        <w:tc>
          <w:tcPr>
            <w:tcW w:w="2938" w:type="dxa"/>
          </w:tcPr>
          <w:p w14:paraId="3C400ADC" w14:textId="77777777" w:rsidR="00E71C06" w:rsidRPr="00DB3832" w:rsidRDefault="00E71C06" w:rsidP="00DB3832">
            <w:pPr>
              <w:spacing w:before="124"/>
              <w:jc w:val="both"/>
              <w:rPr>
                <w:rFonts w:ascii="Times New Roman" w:hAnsi="Times New Roman" w:cs="Times New Roman"/>
                <w:sz w:val="26"/>
                <w:szCs w:val="26"/>
                <w:lang w:val="ru-RU"/>
              </w:rPr>
            </w:pPr>
            <w:r w:rsidRPr="00DB3832">
              <w:rPr>
                <w:rFonts w:ascii="Times New Roman" w:hAnsi="Times New Roman" w:cs="Times New Roman"/>
                <w:w w:val="110"/>
                <w:sz w:val="26"/>
                <w:szCs w:val="26"/>
              </w:rPr>
              <w:t>Ctrl</w:t>
            </w:r>
            <w:r w:rsidRPr="00DB3832">
              <w:rPr>
                <w:rFonts w:ascii="Times New Roman" w:hAnsi="Times New Roman" w:cs="Times New Roman"/>
                <w:w w:val="110"/>
                <w:sz w:val="26"/>
                <w:szCs w:val="26"/>
                <w:lang w:val="ru-RU"/>
              </w:rPr>
              <w:t xml:space="preserve"> -</w:t>
            </w:r>
            <w:r w:rsidRPr="00DB3832">
              <w:rPr>
                <w:rFonts w:ascii="Times New Roman" w:hAnsi="Times New Roman" w:cs="Times New Roman"/>
                <w:w w:val="110"/>
                <w:sz w:val="26"/>
                <w:szCs w:val="26"/>
              </w:rPr>
              <w:t>B</w:t>
            </w:r>
          </w:p>
        </w:tc>
        <w:tc>
          <w:tcPr>
            <w:tcW w:w="6057" w:type="dxa"/>
          </w:tcPr>
          <w:p w14:paraId="7FED7E2C" w14:textId="77777777" w:rsidR="00E71C06" w:rsidRPr="00DB3832" w:rsidRDefault="00E71C06" w:rsidP="00DB3832">
            <w:pPr>
              <w:spacing w:before="124"/>
              <w:jc w:val="both"/>
              <w:rPr>
                <w:rFonts w:ascii="Times New Roman" w:hAnsi="Times New Roman" w:cs="Times New Roman"/>
                <w:sz w:val="26"/>
                <w:szCs w:val="26"/>
                <w:lang w:val="ru-RU"/>
              </w:rPr>
            </w:pPr>
            <w:r w:rsidRPr="00DB3832">
              <w:rPr>
                <w:rFonts w:ascii="Times New Roman" w:hAnsi="Times New Roman" w:cs="Times New Roman"/>
                <w:w w:val="99"/>
                <w:sz w:val="26"/>
                <w:szCs w:val="26"/>
                <w:lang w:val="ru-RU"/>
              </w:rPr>
              <w:t>Переместить</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w w:val="103"/>
                <w:sz w:val="26"/>
                <w:szCs w:val="26"/>
                <w:lang w:val="ru-RU"/>
              </w:rPr>
              <w:t>курсор</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pacing w:val="-3"/>
                <w:w w:val="98"/>
                <w:sz w:val="26"/>
                <w:szCs w:val="26"/>
                <w:lang w:val="ru-RU"/>
              </w:rPr>
              <w:t>н</w:t>
            </w:r>
            <w:r w:rsidRPr="00DB3832">
              <w:rPr>
                <w:rFonts w:ascii="Times New Roman" w:hAnsi="Times New Roman" w:cs="Times New Roman"/>
                <w:w w:val="98"/>
                <w:sz w:val="26"/>
                <w:szCs w:val="26"/>
                <w:lang w:val="ru-RU"/>
              </w:rPr>
              <w:t>а</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pacing w:val="1"/>
                <w:sz w:val="26"/>
                <w:szCs w:val="26"/>
                <w:lang w:val="ru-RU"/>
              </w:rPr>
              <w:t>оди</w:t>
            </w:r>
            <w:r w:rsidRPr="00DB3832">
              <w:rPr>
                <w:rFonts w:ascii="Times New Roman" w:hAnsi="Times New Roman" w:cs="Times New Roman"/>
                <w:sz w:val="26"/>
                <w:szCs w:val="26"/>
                <w:lang w:val="ru-RU"/>
              </w:rPr>
              <w:t>н</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символ</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pacing w:val="-1"/>
                <w:w w:val="99"/>
                <w:sz w:val="26"/>
                <w:szCs w:val="26"/>
                <w:lang w:val="ru-RU"/>
              </w:rPr>
              <w:t>назад</w:t>
            </w:r>
          </w:p>
        </w:tc>
      </w:tr>
      <w:tr w:rsidR="00E71C06" w:rsidRPr="00DB3832" w14:paraId="7B45F320" w14:textId="77777777" w:rsidTr="00BC7FF0">
        <w:tc>
          <w:tcPr>
            <w:tcW w:w="2938" w:type="dxa"/>
          </w:tcPr>
          <w:p w14:paraId="306C4277" w14:textId="77777777" w:rsidR="00E71C06" w:rsidRPr="00DB3832" w:rsidRDefault="00E71C06" w:rsidP="00DB3832">
            <w:pPr>
              <w:spacing w:before="125"/>
              <w:jc w:val="both"/>
              <w:rPr>
                <w:rFonts w:ascii="Times New Roman" w:hAnsi="Times New Roman" w:cs="Times New Roman"/>
                <w:w w:val="120"/>
                <w:sz w:val="26"/>
                <w:szCs w:val="26"/>
                <w:lang w:val="ru-RU"/>
              </w:rPr>
            </w:pPr>
            <w:r w:rsidRPr="00DB3832">
              <w:rPr>
                <w:rFonts w:ascii="Times New Roman" w:hAnsi="Times New Roman" w:cs="Times New Roman"/>
                <w:w w:val="110"/>
                <w:sz w:val="26"/>
                <w:szCs w:val="26"/>
              </w:rPr>
              <w:t>Ctrl</w:t>
            </w:r>
            <w:r w:rsidRPr="00DB3832">
              <w:rPr>
                <w:rFonts w:ascii="Times New Roman" w:hAnsi="Times New Roman" w:cs="Times New Roman"/>
                <w:w w:val="110"/>
                <w:sz w:val="26"/>
                <w:szCs w:val="26"/>
                <w:lang w:val="ru-RU"/>
              </w:rPr>
              <w:t>-</w:t>
            </w:r>
            <w:r w:rsidRPr="00DB3832">
              <w:rPr>
                <w:rFonts w:ascii="Times New Roman" w:hAnsi="Times New Roman" w:cs="Times New Roman"/>
                <w:w w:val="110"/>
                <w:sz w:val="26"/>
                <w:szCs w:val="26"/>
              </w:rPr>
              <w:t>L</w:t>
            </w:r>
          </w:p>
        </w:tc>
        <w:tc>
          <w:tcPr>
            <w:tcW w:w="6057" w:type="dxa"/>
          </w:tcPr>
          <w:p w14:paraId="443EA014" w14:textId="77777777" w:rsidR="00E71C06" w:rsidRPr="00DB3832" w:rsidRDefault="00E71C06" w:rsidP="00DB3832">
            <w:pPr>
              <w:spacing w:before="125"/>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Очистить</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экран</w:t>
            </w:r>
          </w:p>
        </w:tc>
      </w:tr>
    </w:tbl>
    <w:p w14:paraId="7ABB8B7A" w14:textId="77777777" w:rsidR="00985BB7" w:rsidRPr="00DB3832" w:rsidRDefault="00985BB7" w:rsidP="00DB3832">
      <w:pPr>
        <w:pStyle w:val="BodyText"/>
        <w:spacing w:before="3"/>
        <w:jc w:val="both"/>
        <w:rPr>
          <w:rFonts w:ascii="Times New Roman" w:hAnsi="Times New Roman" w:cs="Times New Roman"/>
          <w:sz w:val="26"/>
          <w:szCs w:val="26"/>
          <w:lang w:val="ru-RU"/>
        </w:rPr>
      </w:pPr>
    </w:p>
    <w:p w14:paraId="44F22DDD" w14:textId="1F4B4F8C" w:rsidR="00985BB7" w:rsidRPr="00DB3832" w:rsidRDefault="00985BB7" w:rsidP="00DB3832">
      <w:pPr>
        <w:spacing w:before="98" w:line="129" w:lineRule="auto"/>
        <w:jc w:val="both"/>
        <w:rPr>
          <w:rFonts w:ascii="Times New Roman" w:hAnsi="Times New Roman" w:cs="Times New Roman"/>
          <w:sz w:val="26"/>
          <w:szCs w:val="26"/>
          <w:lang w:val="ru-RU"/>
        </w:rPr>
      </w:pPr>
    </w:p>
    <w:p w14:paraId="2737726C" w14:textId="7D0FF4BD" w:rsidR="0087070A" w:rsidRPr="00DB3832" w:rsidRDefault="007C3D43" w:rsidP="00DB3832">
      <w:pPr>
        <w:spacing w:before="98" w:line="129" w:lineRule="auto"/>
        <w:jc w:val="both"/>
        <w:rPr>
          <w:rFonts w:ascii="Times New Roman"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682CFF2D" wp14:editId="21348420">
            <wp:extent cx="5135880" cy="1308113"/>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2350" cy="1309761"/>
                    </a:xfrm>
                    <a:prstGeom prst="rect">
                      <a:avLst/>
                    </a:prstGeom>
                  </pic:spPr>
                </pic:pic>
              </a:graphicData>
            </a:graphic>
          </wp:inline>
        </w:drawing>
      </w:r>
    </w:p>
    <w:p w14:paraId="6397F4F2" w14:textId="670D3003" w:rsidR="00985BB7" w:rsidRPr="00DB3832" w:rsidRDefault="00985BB7" w:rsidP="00DB3832">
      <w:pPr>
        <w:spacing w:before="33"/>
        <w:ind w:left="1067" w:right="961"/>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Рис.</w:t>
      </w:r>
      <w:r w:rsidRPr="00DB3832">
        <w:rPr>
          <w:rFonts w:ascii="Times New Roman" w:hAnsi="Times New Roman" w:cs="Times New Roman"/>
          <w:spacing w:val="19"/>
          <w:sz w:val="26"/>
          <w:szCs w:val="26"/>
          <w:lang w:val="ru-RU"/>
        </w:rPr>
        <w:t xml:space="preserve"> </w:t>
      </w:r>
      <w:r w:rsidRPr="00DB3832">
        <w:rPr>
          <w:rFonts w:ascii="Times New Roman" w:hAnsi="Times New Roman" w:cs="Times New Roman"/>
          <w:sz w:val="26"/>
          <w:szCs w:val="26"/>
          <w:lang w:val="ru-RU"/>
        </w:rPr>
        <w:t>3.1.</w:t>
      </w:r>
      <w:r w:rsidRPr="00DB3832">
        <w:rPr>
          <w:rFonts w:ascii="Times New Roman" w:hAnsi="Times New Roman" w:cs="Times New Roman"/>
          <w:spacing w:val="27"/>
          <w:sz w:val="26"/>
          <w:szCs w:val="26"/>
          <w:lang w:val="ru-RU"/>
        </w:rPr>
        <w:t xml:space="preserve"> </w:t>
      </w:r>
      <w:r w:rsidRPr="00DB3832">
        <w:rPr>
          <w:rFonts w:ascii="Times New Roman" w:hAnsi="Times New Roman" w:cs="Times New Roman"/>
          <w:sz w:val="26"/>
          <w:szCs w:val="26"/>
          <w:lang w:val="ru-RU"/>
        </w:rPr>
        <w:t>Иллюстрация</w:t>
      </w:r>
      <w:r w:rsidRPr="00DB3832">
        <w:rPr>
          <w:rFonts w:ascii="Times New Roman" w:hAnsi="Times New Roman" w:cs="Times New Roman"/>
          <w:spacing w:val="18"/>
          <w:sz w:val="26"/>
          <w:szCs w:val="26"/>
          <w:lang w:val="ru-RU"/>
        </w:rPr>
        <w:t xml:space="preserve"> </w:t>
      </w:r>
      <w:r w:rsidRPr="00DB3832">
        <w:rPr>
          <w:rFonts w:ascii="Times New Roman" w:hAnsi="Times New Roman" w:cs="Times New Roman"/>
          <w:sz w:val="26"/>
          <w:szCs w:val="26"/>
          <w:lang w:val="ru-RU"/>
        </w:rPr>
        <w:t>некоторых</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комбинаций</w:t>
      </w:r>
      <w:r w:rsidRPr="00DB3832">
        <w:rPr>
          <w:rFonts w:ascii="Times New Roman" w:hAnsi="Times New Roman" w:cs="Times New Roman"/>
          <w:spacing w:val="23"/>
          <w:sz w:val="26"/>
          <w:szCs w:val="26"/>
          <w:lang w:val="ru-RU"/>
        </w:rPr>
        <w:t xml:space="preserve"> </w:t>
      </w:r>
      <w:r w:rsidRPr="00DB3832">
        <w:rPr>
          <w:rFonts w:ascii="Times New Roman" w:hAnsi="Times New Roman" w:cs="Times New Roman"/>
          <w:sz w:val="26"/>
          <w:szCs w:val="26"/>
          <w:lang w:val="ru-RU"/>
        </w:rPr>
        <w:t>клавиш</w:t>
      </w:r>
      <w:r w:rsidRPr="00DB3832">
        <w:rPr>
          <w:rFonts w:ascii="Times New Roman" w:hAnsi="Times New Roman" w:cs="Times New Roman"/>
          <w:spacing w:val="27"/>
          <w:sz w:val="26"/>
          <w:szCs w:val="26"/>
          <w:lang w:val="ru-RU"/>
        </w:rPr>
        <w:t xml:space="preserve"> </w:t>
      </w:r>
      <w:r w:rsidRPr="00DB3832">
        <w:rPr>
          <w:rFonts w:ascii="Times New Roman" w:hAnsi="Times New Roman" w:cs="Times New Roman"/>
          <w:sz w:val="26"/>
          <w:szCs w:val="26"/>
        </w:rPr>
        <w:t>IPython</w:t>
      </w:r>
    </w:p>
    <w:p w14:paraId="579CD190" w14:textId="77777777" w:rsidR="00985BB7" w:rsidRPr="00DB3832" w:rsidRDefault="00985BB7" w:rsidP="00DB3832">
      <w:pPr>
        <w:pStyle w:val="BodyText"/>
        <w:spacing w:before="6"/>
        <w:jc w:val="both"/>
        <w:rPr>
          <w:rFonts w:ascii="Times New Roman" w:hAnsi="Times New Roman" w:cs="Times New Roman"/>
          <w:sz w:val="26"/>
          <w:szCs w:val="26"/>
          <w:lang w:val="ru-RU"/>
        </w:rPr>
      </w:pPr>
    </w:p>
    <w:p w14:paraId="36205F80" w14:textId="77777777" w:rsidR="00985BB7" w:rsidRPr="00DB3832" w:rsidRDefault="00985BB7" w:rsidP="00DB3832">
      <w:pPr>
        <w:ind w:left="479"/>
        <w:jc w:val="both"/>
        <w:rPr>
          <w:rFonts w:ascii="Times New Roman" w:hAnsi="Times New Roman" w:cs="Times New Roman"/>
          <w:b/>
          <w:i/>
          <w:sz w:val="26"/>
          <w:szCs w:val="26"/>
          <w:lang w:val="ru-RU"/>
        </w:rPr>
      </w:pPr>
      <w:bookmarkStart w:id="13" w:name="_TOC_250158"/>
      <w:r w:rsidRPr="00DB3832">
        <w:rPr>
          <w:rFonts w:ascii="Times New Roman" w:hAnsi="Times New Roman" w:cs="Times New Roman"/>
          <w:b/>
          <w:i/>
          <w:spacing w:val="-1"/>
          <w:w w:val="95"/>
          <w:sz w:val="26"/>
          <w:szCs w:val="26"/>
          <w:lang w:val="ru-RU"/>
        </w:rPr>
        <w:t>Исключения</w:t>
      </w:r>
      <w:r w:rsidRPr="00DB3832">
        <w:rPr>
          <w:rFonts w:ascii="Times New Roman" w:hAnsi="Times New Roman" w:cs="Times New Roman"/>
          <w:b/>
          <w:i/>
          <w:spacing w:val="-26"/>
          <w:w w:val="95"/>
          <w:sz w:val="26"/>
          <w:szCs w:val="26"/>
          <w:lang w:val="ru-RU"/>
        </w:rPr>
        <w:t xml:space="preserve"> </w:t>
      </w:r>
      <w:r w:rsidRPr="00DB3832">
        <w:rPr>
          <w:rFonts w:ascii="Times New Roman" w:hAnsi="Times New Roman" w:cs="Times New Roman"/>
          <w:b/>
          <w:i/>
          <w:spacing w:val="-1"/>
          <w:w w:val="95"/>
          <w:sz w:val="26"/>
          <w:szCs w:val="26"/>
          <w:lang w:val="ru-RU"/>
        </w:rPr>
        <w:t>и</w:t>
      </w:r>
      <w:r w:rsidRPr="00DB3832">
        <w:rPr>
          <w:rFonts w:ascii="Times New Roman" w:hAnsi="Times New Roman" w:cs="Times New Roman"/>
          <w:b/>
          <w:i/>
          <w:spacing w:val="-26"/>
          <w:w w:val="95"/>
          <w:sz w:val="26"/>
          <w:szCs w:val="26"/>
          <w:lang w:val="ru-RU"/>
        </w:rPr>
        <w:t xml:space="preserve"> </w:t>
      </w:r>
      <w:r w:rsidRPr="00DB3832">
        <w:rPr>
          <w:rFonts w:ascii="Times New Roman" w:hAnsi="Times New Roman" w:cs="Times New Roman"/>
          <w:b/>
          <w:i/>
          <w:spacing w:val="-1"/>
          <w:w w:val="95"/>
          <w:sz w:val="26"/>
          <w:szCs w:val="26"/>
          <w:lang w:val="ru-RU"/>
        </w:rPr>
        <w:t>обратная</w:t>
      </w:r>
      <w:r w:rsidRPr="00DB3832">
        <w:rPr>
          <w:rFonts w:ascii="Times New Roman" w:hAnsi="Times New Roman" w:cs="Times New Roman"/>
          <w:b/>
          <w:i/>
          <w:spacing w:val="-13"/>
          <w:w w:val="95"/>
          <w:sz w:val="26"/>
          <w:szCs w:val="26"/>
          <w:lang w:val="ru-RU"/>
        </w:rPr>
        <w:t xml:space="preserve"> </w:t>
      </w:r>
      <w:bookmarkEnd w:id="13"/>
      <w:r w:rsidRPr="00DB3832">
        <w:rPr>
          <w:rFonts w:ascii="Times New Roman" w:hAnsi="Times New Roman" w:cs="Times New Roman"/>
          <w:b/>
          <w:i/>
          <w:w w:val="95"/>
          <w:sz w:val="26"/>
          <w:szCs w:val="26"/>
          <w:lang w:val="ru-RU"/>
        </w:rPr>
        <w:t>трассировка</w:t>
      </w:r>
    </w:p>
    <w:p w14:paraId="12FC7158" w14:textId="129DD9F9" w:rsidR="00985BB7" w:rsidRDefault="00985BB7" w:rsidP="00DB3832">
      <w:pPr>
        <w:pStyle w:val="BodyText"/>
        <w:spacing w:before="31" w:line="235" w:lineRule="auto"/>
        <w:ind w:left="201" w:right="118" w:firstLine="292"/>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Если при выполнении любого предложения или скрипта, запущенного коман­</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дой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run</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возникнет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исключение,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то по умолчанию</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напечатает все со­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держимое стека вызовов (обратную трассировку), сопроводив каждый вызов не­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сколькими</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строками</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контекста.</w:t>
      </w:r>
    </w:p>
    <w:p w14:paraId="4CBFE465" w14:textId="78A9E6B5" w:rsidR="00945CDA" w:rsidRDefault="00945CDA" w:rsidP="00DB3832">
      <w:pPr>
        <w:pStyle w:val="BodyText"/>
        <w:spacing w:before="31" w:line="235" w:lineRule="auto"/>
        <w:ind w:left="201" w:right="118" w:firstLine="292"/>
        <w:jc w:val="both"/>
        <w:rPr>
          <w:rFonts w:ascii="Times New Roman" w:hAnsi="Times New Roman" w:cs="Times New Roman"/>
          <w:sz w:val="26"/>
          <w:szCs w:val="26"/>
          <w:lang w:val="ru-RU"/>
        </w:rPr>
      </w:pPr>
    </w:p>
    <w:p w14:paraId="29049CCD" w14:textId="31001F71" w:rsidR="00945CDA" w:rsidRDefault="00945CDA" w:rsidP="00DB3832">
      <w:pPr>
        <w:pStyle w:val="BodyText"/>
        <w:spacing w:before="31" w:line="235" w:lineRule="auto"/>
        <w:ind w:left="201" w:right="118" w:firstLine="292"/>
        <w:jc w:val="both"/>
        <w:rPr>
          <w:rFonts w:ascii="Times New Roman" w:hAnsi="Times New Roman" w:cs="Times New Roman"/>
          <w:sz w:val="26"/>
          <w:szCs w:val="26"/>
          <w:lang w:val="ru-RU"/>
        </w:rPr>
      </w:pPr>
    </w:p>
    <w:p w14:paraId="6CC30A04" w14:textId="11641EBC" w:rsidR="00945CDA" w:rsidRDefault="00945CDA" w:rsidP="00DB3832">
      <w:pPr>
        <w:pStyle w:val="BodyText"/>
        <w:spacing w:before="31" w:line="235" w:lineRule="auto"/>
        <w:ind w:left="201" w:right="118" w:firstLine="292"/>
        <w:jc w:val="both"/>
        <w:rPr>
          <w:rFonts w:ascii="Times New Roman" w:hAnsi="Times New Roman" w:cs="Times New Roman"/>
          <w:sz w:val="26"/>
          <w:szCs w:val="26"/>
          <w:lang w:val="ru-RU"/>
        </w:rPr>
      </w:pPr>
    </w:p>
    <w:p w14:paraId="48FBDFB3" w14:textId="01C1A1DC" w:rsidR="00945CDA" w:rsidRDefault="00945CDA" w:rsidP="00DB3832">
      <w:pPr>
        <w:pStyle w:val="BodyText"/>
        <w:spacing w:before="31" w:line="235" w:lineRule="auto"/>
        <w:ind w:left="201" w:right="118" w:firstLine="292"/>
        <w:jc w:val="both"/>
        <w:rPr>
          <w:rFonts w:ascii="Times New Roman" w:hAnsi="Times New Roman" w:cs="Times New Roman"/>
          <w:sz w:val="26"/>
          <w:szCs w:val="26"/>
          <w:lang w:val="ru-RU"/>
        </w:rPr>
      </w:pPr>
    </w:p>
    <w:p w14:paraId="7C6B2180" w14:textId="34F12EA1" w:rsidR="00945CDA" w:rsidRDefault="00945CDA" w:rsidP="00DB3832">
      <w:pPr>
        <w:pStyle w:val="BodyText"/>
        <w:spacing w:before="31" w:line="235" w:lineRule="auto"/>
        <w:ind w:left="201" w:right="118" w:firstLine="292"/>
        <w:jc w:val="both"/>
        <w:rPr>
          <w:rFonts w:ascii="Times New Roman" w:hAnsi="Times New Roman" w:cs="Times New Roman"/>
          <w:sz w:val="26"/>
          <w:szCs w:val="26"/>
          <w:lang w:val="ru-RU"/>
        </w:rPr>
      </w:pPr>
    </w:p>
    <w:p w14:paraId="23969C19" w14:textId="63EF3B1B" w:rsidR="00945CDA" w:rsidRDefault="00945CDA" w:rsidP="00DB3832">
      <w:pPr>
        <w:pStyle w:val="BodyText"/>
        <w:spacing w:before="31" w:line="235" w:lineRule="auto"/>
        <w:ind w:left="201" w:right="118" w:firstLine="292"/>
        <w:jc w:val="both"/>
        <w:rPr>
          <w:rFonts w:ascii="Times New Roman" w:hAnsi="Times New Roman" w:cs="Times New Roman"/>
          <w:sz w:val="26"/>
          <w:szCs w:val="26"/>
          <w:lang w:val="ru-RU"/>
        </w:rPr>
      </w:pPr>
    </w:p>
    <w:p w14:paraId="6BBB5458" w14:textId="0C9FB67F" w:rsidR="00945CDA" w:rsidRDefault="00945CDA" w:rsidP="00DB3832">
      <w:pPr>
        <w:pStyle w:val="BodyText"/>
        <w:spacing w:before="31" w:line="235" w:lineRule="auto"/>
        <w:ind w:left="201" w:right="118" w:firstLine="292"/>
        <w:jc w:val="both"/>
        <w:rPr>
          <w:rFonts w:ascii="Times New Roman" w:hAnsi="Times New Roman" w:cs="Times New Roman"/>
          <w:sz w:val="26"/>
          <w:szCs w:val="26"/>
          <w:lang w:val="ru-RU"/>
        </w:rPr>
      </w:pPr>
    </w:p>
    <w:p w14:paraId="6628E9CC" w14:textId="4A9E11C6" w:rsidR="00945CDA" w:rsidRDefault="00945CDA" w:rsidP="00DB3832">
      <w:pPr>
        <w:pStyle w:val="BodyText"/>
        <w:spacing w:before="31" w:line="235" w:lineRule="auto"/>
        <w:ind w:left="201" w:right="118" w:firstLine="292"/>
        <w:jc w:val="both"/>
        <w:rPr>
          <w:rFonts w:ascii="Times New Roman" w:hAnsi="Times New Roman" w:cs="Times New Roman"/>
          <w:sz w:val="26"/>
          <w:szCs w:val="26"/>
          <w:lang w:val="ru-RU"/>
        </w:rPr>
      </w:pPr>
    </w:p>
    <w:p w14:paraId="09B036AD" w14:textId="77777777" w:rsidR="00F05E3C" w:rsidRPr="00DB3832" w:rsidRDefault="00985BB7" w:rsidP="00B76040">
      <w:pPr>
        <w:pStyle w:val="BodyText"/>
        <w:spacing w:before="221" w:line="235" w:lineRule="auto"/>
        <w:ind w:right="171"/>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Наличие дополнительного контекста уже само по себе является большим пре­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pacing w:val="-1"/>
          <w:w w:val="95"/>
          <w:sz w:val="26"/>
          <w:szCs w:val="26"/>
          <w:lang w:val="ru-RU"/>
        </w:rPr>
        <w:t>имуществом</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по</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сравнению</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со</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стандартным</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интерпретатором</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rPr>
        <w:t>Python</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(который</w:t>
      </w:r>
      <w:r w:rsidRPr="00DB3832">
        <w:rPr>
          <w:rFonts w:ascii="Times New Roman" w:hAnsi="Times New Roman" w:cs="Times New Roman"/>
          <w:spacing w:val="6"/>
          <w:w w:val="95"/>
          <w:sz w:val="26"/>
          <w:szCs w:val="26"/>
          <w:lang w:val="ru-RU"/>
        </w:rPr>
        <w:t xml:space="preserve"> </w:t>
      </w:r>
      <w:r w:rsidR="00D51A59" w:rsidRPr="00DB3832">
        <w:rPr>
          <w:rFonts w:ascii="Times New Roman" w:hAnsi="Times New Roman" w:cs="Times New Roman"/>
          <w:w w:val="95"/>
          <w:sz w:val="26"/>
          <w:szCs w:val="26"/>
          <w:lang w:val="ru-RU"/>
        </w:rPr>
        <w:t>н</w:t>
      </w:r>
      <w:r w:rsidRPr="00DB3832">
        <w:rPr>
          <w:rFonts w:ascii="Times New Roman" w:hAnsi="Times New Roman" w:cs="Times New Roman"/>
          <w:w w:val="95"/>
          <w:sz w:val="26"/>
          <w:szCs w:val="26"/>
          <w:lang w:val="ru-RU"/>
        </w:rPr>
        <w:t>е</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5"/>
          <w:sz w:val="26"/>
          <w:szCs w:val="26"/>
          <w:lang w:val="ru-RU"/>
        </w:rPr>
        <w:t>выводит контекст). Объемом контекста можно управлять с помощью магической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команды %</w:t>
      </w:r>
      <w:r w:rsidRPr="00DB3832">
        <w:rPr>
          <w:rFonts w:ascii="Times New Roman" w:hAnsi="Times New Roman" w:cs="Times New Roman"/>
          <w:w w:val="95"/>
          <w:sz w:val="26"/>
          <w:szCs w:val="26"/>
        </w:rPr>
        <w:t>xmode</w:t>
      </w:r>
      <w:r w:rsidRPr="00DB3832">
        <w:rPr>
          <w:rFonts w:ascii="Times New Roman" w:hAnsi="Times New Roman" w:cs="Times New Roman"/>
          <w:w w:val="95"/>
          <w:sz w:val="26"/>
          <w:szCs w:val="26"/>
          <w:lang w:val="ru-RU"/>
        </w:rPr>
        <w:t xml:space="preserve"> - от минимального (как в стандартном интерпретаторе </w:t>
      </w:r>
      <w:r w:rsidRPr="00DB3832">
        <w:rPr>
          <w:rFonts w:ascii="Times New Roman" w:hAnsi="Times New Roman" w:cs="Times New Roman"/>
          <w:w w:val="95"/>
          <w:sz w:val="26"/>
          <w:szCs w:val="26"/>
        </w:rPr>
        <w:t>Python</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pacing w:val="-1"/>
          <w:w w:val="95"/>
          <w:sz w:val="26"/>
          <w:szCs w:val="26"/>
          <w:lang w:val="ru-RU"/>
        </w:rPr>
        <w:t xml:space="preserve">до </w:t>
      </w:r>
      <w:r w:rsidRPr="00DB3832">
        <w:rPr>
          <w:rFonts w:ascii="Times New Roman" w:hAnsi="Times New Roman" w:cs="Times New Roman"/>
          <w:w w:val="95"/>
          <w:sz w:val="26"/>
          <w:szCs w:val="26"/>
          <w:lang w:val="ru-RU"/>
        </w:rPr>
        <w:t>подробного (когда включаются значения аргументов функции и другая инфор­</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5"/>
          <w:sz w:val="26"/>
          <w:szCs w:val="26"/>
          <w:lang w:val="ru-RU"/>
        </w:rPr>
        <w:t>мация). Ниже в этой главе мы увидим, что можно перемещаться по стеку (с по­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мощью магических команд %</w:t>
      </w:r>
      <w:r w:rsidRPr="00DB3832">
        <w:rPr>
          <w:rFonts w:ascii="Times New Roman" w:hAnsi="Times New Roman" w:cs="Times New Roman"/>
          <w:w w:val="95"/>
          <w:sz w:val="26"/>
          <w:szCs w:val="26"/>
        </w:rPr>
        <w:t>debug</w:t>
      </w:r>
      <w:r w:rsidRPr="00DB3832">
        <w:rPr>
          <w:rFonts w:ascii="Times New Roman" w:hAnsi="Times New Roman" w:cs="Times New Roman"/>
          <w:w w:val="95"/>
          <w:sz w:val="26"/>
          <w:szCs w:val="26"/>
          <w:lang w:val="ru-RU"/>
        </w:rPr>
        <w:t xml:space="preserve"> и %</w:t>
      </w:r>
      <w:r w:rsidRPr="00DB3832">
        <w:rPr>
          <w:rFonts w:ascii="Times New Roman" w:hAnsi="Times New Roman" w:cs="Times New Roman"/>
          <w:w w:val="95"/>
          <w:sz w:val="26"/>
          <w:szCs w:val="26"/>
        </w:rPr>
        <w:t>pdb</w:t>
      </w:r>
      <w:r w:rsidRPr="00DB3832">
        <w:rPr>
          <w:rFonts w:ascii="Times New Roman" w:hAnsi="Times New Roman" w:cs="Times New Roman"/>
          <w:w w:val="95"/>
          <w:sz w:val="26"/>
          <w:szCs w:val="26"/>
          <w:lang w:val="ru-RU"/>
        </w:rPr>
        <w:t>) после ошибки, это дает возможность</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производить</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посмертную</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отладку.</w:t>
      </w:r>
      <w:bookmarkStart w:id="14" w:name="_TOC_250157"/>
    </w:p>
    <w:p w14:paraId="2F0EA868" w14:textId="69B96DA5" w:rsidR="00985BB7" w:rsidRPr="00DB3832" w:rsidRDefault="00985BB7" w:rsidP="00DB3832">
      <w:pPr>
        <w:pStyle w:val="BodyText"/>
        <w:spacing w:before="221" w:line="235" w:lineRule="auto"/>
        <w:ind w:left="115" w:right="171" w:firstLine="289"/>
        <w:jc w:val="both"/>
        <w:rPr>
          <w:rFonts w:ascii="Times New Roman" w:hAnsi="Times New Roman" w:cs="Times New Roman"/>
          <w:sz w:val="26"/>
          <w:szCs w:val="26"/>
          <w:lang w:val="ru-RU"/>
        </w:rPr>
      </w:pPr>
      <w:r w:rsidRPr="00DB3832">
        <w:rPr>
          <w:rFonts w:ascii="Times New Roman" w:hAnsi="Times New Roman" w:cs="Times New Roman"/>
          <w:b/>
          <w:i/>
          <w:w w:val="95"/>
          <w:sz w:val="26"/>
          <w:szCs w:val="26"/>
          <w:lang w:val="ru-RU"/>
        </w:rPr>
        <w:t>Магические</w:t>
      </w:r>
      <w:r w:rsidRPr="00DB3832">
        <w:rPr>
          <w:rFonts w:ascii="Times New Roman" w:hAnsi="Times New Roman" w:cs="Times New Roman"/>
          <w:b/>
          <w:i/>
          <w:spacing w:val="-21"/>
          <w:w w:val="95"/>
          <w:sz w:val="26"/>
          <w:szCs w:val="26"/>
          <w:lang w:val="ru-RU"/>
        </w:rPr>
        <w:t xml:space="preserve"> </w:t>
      </w:r>
      <w:bookmarkEnd w:id="14"/>
      <w:r w:rsidRPr="00DB3832">
        <w:rPr>
          <w:rFonts w:ascii="Times New Roman" w:hAnsi="Times New Roman" w:cs="Times New Roman"/>
          <w:b/>
          <w:i/>
          <w:w w:val="95"/>
          <w:sz w:val="26"/>
          <w:szCs w:val="26"/>
          <w:lang w:val="ru-RU"/>
        </w:rPr>
        <w:t>команды</w:t>
      </w:r>
    </w:p>
    <w:p w14:paraId="605F78E4" w14:textId="4784A009" w:rsidR="00985BB7" w:rsidRPr="00DB3832" w:rsidRDefault="00985BB7" w:rsidP="00DB3832">
      <w:pPr>
        <w:pStyle w:val="BodyText"/>
        <w:spacing w:before="49" w:line="237" w:lineRule="auto"/>
        <w:ind w:left="119" w:right="167" w:firstLine="287"/>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В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есть много специальных команд, называемых </w:t>
      </w:r>
      <w:r w:rsidR="000F63E6"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магическими</w:t>
      </w:r>
      <w:r w:rsidR="000F63E6"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 цель</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которых - упростить решение типичных задач и облегчить контроль над поведением всей системы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Магической называется команда, которой предшествует знак процента</w:t>
      </w:r>
      <w:r w:rsidRPr="00DB3832">
        <w:rPr>
          <w:rFonts w:ascii="Times New Roman" w:hAnsi="Times New Roman" w:cs="Times New Roman"/>
          <w:spacing w:val="1"/>
          <w:w w:val="95"/>
          <w:sz w:val="26"/>
          <w:szCs w:val="26"/>
          <w:lang w:val="ru-RU"/>
        </w:rPr>
        <w:t xml:space="preserve"> </w:t>
      </w:r>
      <w:r w:rsidRPr="00DB3832">
        <w:rPr>
          <w:rFonts w:ascii="Times New Roman" w:eastAsia="Times New Roman" w:hAnsi="Times New Roman" w:cs="Times New Roman"/>
          <w:w w:val="95"/>
          <w:sz w:val="26"/>
          <w:szCs w:val="26"/>
          <w:lang w:val="ru-RU"/>
        </w:rPr>
        <w:t>%.</w:t>
      </w:r>
      <w:r w:rsidRPr="00DB3832">
        <w:rPr>
          <w:rFonts w:ascii="Times New Roman" w:eastAsia="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Например, магическая функция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timeit</w:t>
      </w:r>
      <w:r w:rsidRPr="00DB3832">
        <w:rPr>
          <w:rFonts w:ascii="Times New Roman" w:hAnsi="Times New Roman" w:cs="Times New Roman"/>
          <w:w w:val="95"/>
          <w:sz w:val="26"/>
          <w:szCs w:val="26"/>
          <w:lang w:val="ru-RU"/>
        </w:rPr>
        <w:t xml:space="preserve"> (мы подробно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0"/>
          <w:sz w:val="26"/>
          <w:szCs w:val="26"/>
          <w:lang w:val="ru-RU"/>
        </w:rPr>
        <w:t>рассмотрим ее ниже) позволяет замерить</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время выполнения любого предложения</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sz w:val="26"/>
          <w:szCs w:val="26"/>
        </w:rPr>
        <w:t>Python</w:t>
      </w:r>
      <w:r w:rsidRPr="00DB3832">
        <w:rPr>
          <w:rFonts w:ascii="Times New Roman" w:hAnsi="Times New Roman" w:cs="Times New Roman"/>
          <w:sz w:val="26"/>
          <w:szCs w:val="26"/>
          <w:lang w:val="ru-RU"/>
        </w:rPr>
        <w:t>,</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например</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умножения</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матриц:</w:t>
      </w:r>
    </w:p>
    <w:p w14:paraId="7FE0D571" w14:textId="77777777" w:rsidR="00F05E3C" w:rsidRPr="00DB3832" w:rsidRDefault="00E35D95" w:rsidP="00DB3832">
      <w:pPr>
        <w:pStyle w:val="BodyText"/>
        <w:spacing w:before="214" w:line="235" w:lineRule="auto"/>
        <w:ind w:left="136" w:right="166" w:firstLine="284"/>
        <w:jc w:val="both"/>
        <w:rPr>
          <w:rFonts w:ascii="Times New Roman" w:hAnsi="Times New Roman" w:cs="Times New Roman"/>
          <w:w w:val="95"/>
          <w:sz w:val="26"/>
          <w:szCs w:val="26"/>
          <w:lang w:val="ru-RU"/>
        </w:rPr>
      </w:pPr>
      <w:r w:rsidRPr="00DB3832">
        <w:rPr>
          <w:rFonts w:ascii="Times New Roman" w:hAnsi="Times New Roman" w:cs="Times New Roman"/>
          <w:noProof/>
          <w:sz w:val="26"/>
          <w:szCs w:val="26"/>
        </w:rPr>
        <w:drawing>
          <wp:inline distT="0" distB="0" distL="0" distR="0" wp14:anchorId="40457525" wp14:editId="193D0F65">
            <wp:extent cx="3107216" cy="708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4547" cy="719455"/>
                    </a:xfrm>
                    <a:prstGeom prst="rect">
                      <a:avLst/>
                    </a:prstGeom>
                  </pic:spPr>
                </pic:pic>
              </a:graphicData>
            </a:graphic>
          </wp:inline>
        </w:drawing>
      </w:r>
      <w:r w:rsidRPr="00DB3832">
        <w:rPr>
          <w:rFonts w:ascii="Times New Roman" w:hAnsi="Times New Roman" w:cs="Times New Roman"/>
          <w:w w:val="95"/>
          <w:sz w:val="26"/>
          <w:szCs w:val="26"/>
          <w:lang w:val="ru-RU"/>
        </w:rPr>
        <w:t xml:space="preserve"> </w:t>
      </w:r>
    </w:p>
    <w:p w14:paraId="119D1D28" w14:textId="1B3076B0" w:rsidR="00985BB7" w:rsidRDefault="00985BB7" w:rsidP="00DB3832">
      <w:pPr>
        <w:pStyle w:val="BodyText"/>
        <w:spacing w:before="214" w:line="235" w:lineRule="auto"/>
        <w:ind w:left="136" w:right="166" w:firstLine="284"/>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Магические команды можно рассматривать как командные утилиты, исполня­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емые внутри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У многих из них имеются дополнительные параметры </w:t>
      </w:r>
      <w:r w:rsidR="00CB0B04"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командной строки</w:t>
      </w:r>
      <w:r w:rsidR="00CB0B04"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 xml:space="preserve">. список которых можно распечатать с помощью? (вы ведь так </w:t>
      </w:r>
      <w:r w:rsidRPr="00DB3832">
        <w:rPr>
          <w:rFonts w:ascii="Times New Roman" w:hAnsi="Times New Roman" w:cs="Times New Roman"/>
          <w:spacing w:val="-65"/>
          <w:w w:val="95"/>
          <w:sz w:val="26"/>
          <w:szCs w:val="26"/>
          <w:lang w:val="ru-RU"/>
        </w:rPr>
        <w:t>и</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sz w:val="26"/>
          <w:szCs w:val="26"/>
          <w:lang w:val="ru-RU"/>
        </w:rPr>
        <w:t>думали,</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правда?)':</w:t>
      </w:r>
    </w:p>
    <w:p w14:paraId="2D45FB88" w14:textId="77777777" w:rsidR="0053018C" w:rsidRPr="00DB3832" w:rsidRDefault="0053018C" w:rsidP="00DB3832">
      <w:pPr>
        <w:pStyle w:val="BodyText"/>
        <w:spacing w:before="214" w:line="235" w:lineRule="auto"/>
        <w:ind w:left="136" w:right="166" w:firstLine="284"/>
        <w:jc w:val="both"/>
        <w:rPr>
          <w:rFonts w:ascii="Times New Roman" w:hAnsi="Times New Roman" w:cs="Times New Roman"/>
          <w:w w:val="95"/>
          <w:sz w:val="26"/>
          <w:szCs w:val="26"/>
          <w:lang w:val="ru-RU"/>
        </w:rPr>
      </w:pPr>
    </w:p>
    <w:p w14:paraId="7A398A23" w14:textId="6DD37365" w:rsidR="00985BB7" w:rsidRPr="00DB3832" w:rsidRDefault="0053018C" w:rsidP="0053018C">
      <w:pPr>
        <w:pStyle w:val="BodyText"/>
        <w:spacing w:before="6"/>
        <w:jc w:val="both"/>
        <w:rPr>
          <w:rFonts w:ascii="Times New Roman" w:hAnsi="Times New Roman" w:cs="Times New Roman"/>
          <w:sz w:val="26"/>
          <w:szCs w:val="26"/>
          <w:lang w:val="ru-RU"/>
        </w:rPr>
      </w:pPr>
      <w:r>
        <w:rPr>
          <w:noProof/>
        </w:rPr>
        <w:drawing>
          <wp:inline distT="0" distB="0" distL="0" distR="0" wp14:anchorId="63FECF38" wp14:editId="109E84B2">
            <wp:extent cx="5135880" cy="85078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9332" cy="853015"/>
                    </a:xfrm>
                    <a:prstGeom prst="rect">
                      <a:avLst/>
                    </a:prstGeom>
                  </pic:spPr>
                </pic:pic>
              </a:graphicData>
            </a:graphic>
          </wp:inline>
        </w:drawing>
      </w:r>
    </w:p>
    <w:p w14:paraId="0C7569FD" w14:textId="3EC6D27B" w:rsidR="00985BB7" w:rsidRPr="00DB3832" w:rsidRDefault="00326807" w:rsidP="00DB3832">
      <w:pPr>
        <w:tabs>
          <w:tab w:val="left" w:pos="426"/>
        </w:tabs>
        <w:ind w:left="171"/>
        <w:jc w:val="both"/>
        <w:rPr>
          <w:rFonts w:ascii="Times New Roman" w:hAnsi="Times New Roman" w:cs="Times New Roman"/>
          <w:b/>
          <w:i/>
          <w:sz w:val="26"/>
          <w:szCs w:val="26"/>
          <w:lang w:val="ru-RU"/>
        </w:rPr>
      </w:pPr>
      <w:r w:rsidRPr="00326807">
        <w:rPr>
          <w:rFonts w:ascii="Times New Roman" w:hAnsi="Times New Roman" w:cs="Times New Roman"/>
          <w:w w:val="95"/>
          <w:position w:val="12"/>
          <w:sz w:val="26"/>
          <w:szCs w:val="26"/>
          <w:lang w:val="ru-RU"/>
        </w:rPr>
        <w:t>1</w:t>
      </w:r>
      <w:r w:rsidR="00985BB7" w:rsidRPr="00DB3832">
        <w:rPr>
          <w:rFonts w:ascii="Times New Roman" w:hAnsi="Times New Roman" w:cs="Times New Roman"/>
          <w:w w:val="95"/>
          <w:position w:val="12"/>
          <w:sz w:val="26"/>
          <w:szCs w:val="26"/>
          <w:lang w:val="ru-RU"/>
        </w:rPr>
        <w:tab/>
      </w:r>
      <w:r w:rsidR="00985BB7" w:rsidRPr="00DB3832">
        <w:rPr>
          <w:rFonts w:ascii="Times New Roman" w:hAnsi="Times New Roman" w:cs="Times New Roman"/>
          <w:w w:val="90"/>
          <w:sz w:val="26"/>
          <w:szCs w:val="26"/>
          <w:lang w:val="ru-RU"/>
        </w:rPr>
        <w:t>Сообщения</w:t>
      </w:r>
      <w:r w:rsidR="00985BB7" w:rsidRPr="00DB3832">
        <w:rPr>
          <w:rFonts w:ascii="Times New Roman" w:hAnsi="Times New Roman" w:cs="Times New Roman"/>
          <w:spacing w:val="21"/>
          <w:w w:val="90"/>
          <w:sz w:val="26"/>
          <w:szCs w:val="26"/>
          <w:lang w:val="ru-RU"/>
        </w:rPr>
        <w:t xml:space="preserve"> </w:t>
      </w:r>
      <w:r w:rsidR="00985BB7" w:rsidRPr="00DB3832">
        <w:rPr>
          <w:rFonts w:ascii="Times New Roman" w:hAnsi="Times New Roman" w:cs="Times New Roman"/>
          <w:w w:val="90"/>
          <w:sz w:val="26"/>
          <w:szCs w:val="26"/>
          <w:lang w:val="ru-RU"/>
        </w:rPr>
        <w:t>выводятся</w:t>
      </w:r>
      <w:r w:rsidR="00985BB7" w:rsidRPr="00DB3832">
        <w:rPr>
          <w:rFonts w:ascii="Times New Roman" w:hAnsi="Times New Roman" w:cs="Times New Roman"/>
          <w:spacing w:val="22"/>
          <w:w w:val="90"/>
          <w:sz w:val="26"/>
          <w:szCs w:val="26"/>
          <w:lang w:val="ru-RU"/>
        </w:rPr>
        <w:t xml:space="preserve"> </w:t>
      </w:r>
      <w:r w:rsidR="00985BB7" w:rsidRPr="00DB3832">
        <w:rPr>
          <w:rFonts w:ascii="Times New Roman" w:hAnsi="Times New Roman" w:cs="Times New Roman"/>
          <w:w w:val="90"/>
          <w:sz w:val="26"/>
          <w:szCs w:val="26"/>
          <w:lang w:val="ru-RU"/>
        </w:rPr>
        <w:t>на</w:t>
      </w:r>
      <w:r w:rsidR="00985BB7" w:rsidRPr="00DB3832">
        <w:rPr>
          <w:rFonts w:ascii="Times New Roman" w:hAnsi="Times New Roman" w:cs="Times New Roman"/>
          <w:spacing w:val="30"/>
          <w:w w:val="90"/>
          <w:sz w:val="26"/>
          <w:szCs w:val="26"/>
          <w:lang w:val="ru-RU"/>
        </w:rPr>
        <w:t xml:space="preserve"> </w:t>
      </w:r>
      <w:r w:rsidR="00985BB7" w:rsidRPr="00DB3832">
        <w:rPr>
          <w:rFonts w:ascii="Times New Roman" w:hAnsi="Times New Roman" w:cs="Times New Roman"/>
          <w:w w:val="90"/>
          <w:sz w:val="26"/>
          <w:szCs w:val="26"/>
          <w:lang w:val="ru-RU"/>
        </w:rPr>
        <w:t>английском</w:t>
      </w:r>
      <w:r w:rsidR="00985BB7" w:rsidRPr="00DB3832">
        <w:rPr>
          <w:rFonts w:ascii="Times New Roman" w:hAnsi="Times New Roman" w:cs="Times New Roman"/>
          <w:spacing w:val="27"/>
          <w:w w:val="90"/>
          <w:sz w:val="26"/>
          <w:szCs w:val="26"/>
          <w:lang w:val="ru-RU"/>
        </w:rPr>
        <w:t xml:space="preserve"> </w:t>
      </w:r>
      <w:r w:rsidR="00985BB7" w:rsidRPr="00DB3832">
        <w:rPr>
          <w:rFonts w:ascii="Times New Roman" w:hAnsi="Times New Roman" w:cs="Times New Roman"/>
          <w:w w:val="90"/>
          <w:sz w:val="26"/>
          <w:szCs w:val="26"/>
          <w:lang w:val="ru-RU"/>
        </w:rPr>
        <w:t>языке,</w:t>
      </w:r>
      <w:r w:rsidR="00985BB7" w:rsidRPr="00DB3832">
        <w:rPr>
          <w:rFonts w:ascii="Times New Roman" w:hAnsi="Times New Roman" w:cs="Times New Roman"/>
          <w:spacing w:val="32"/>
          <w:w w:val="90"/>
          <w:sz w:val="26"/>
          <w:szCs w:val="26"/>
          <w:lang w:val="ru-RU"/>
        </w:rPr>
        <w:t xml:space="preserve"> </w:t>
      </w:r>
      <w:r w:rsidR="00985BB7" w:rsidRPr="00DB3832">
        <w:rPr>
          <w:rFonts w:ascii="Times New Roman" w:hAnsi="Times New Roman" w:cs="Times New Roman"/>
          <w:w w:val="90"/>
          <w:sz w:val="26"/>
          <w:szCs w:val="26"/>
          <w:lang w:val="ru-RU"/>
        </w:rPr>
        <w:t>но</w:t>
      </w:r>
      <w:r w:rsidR="00985BB7" w:rsidRPr="00DB3832">
        <w:rPr>
          <w:rFonts w:ascii="Times New Roman" w:hAnsi="Times New Roman" w:cs="Times New Roman"/>
          <w:spacing w:val="16"/>
          <w:w w:val="90"/>
          <w:sz w:val="26"/>
          <w:szCs w:val="26"/>
          <w:lang w:val="ru-RU"/>
        </w:rPr>
        <w:t xml:space="preserve"> </w:t>
      </w:r>
      <w:r w:rsidR="00985BB7" w:rsidRPr="00DB3832">
        <w:rPr>
          <w:rFonts w:ascii="Times New Roman" w:hAnsi="Times New Roman" w:cs="Times New Roman"/>
          <w:w w:val="90"/>
          <w:sz w:val="26"/>
          <w:szCs w:val="26"/>
          <w:lang w:val="ru-RU"/>
        </w:rPr>
        <w:t>для</w:t>
      </w:r>
      <w:r w:rsidR="00985BB7" w:rsidRPr="00DB3832">
        <w:rPr>
          <w:rFonts w:ascii="Times New Roman" w:hAnsi="Times New Roman" w:cs="Times New Roman"/>
          <w:spacing w:val="26"/>
          <w:w w:val="90"/>
          <w:sz w:val="26"/>
          <w:szCs w:val="26"/>
          <w:lang w:val="ru-RU"/>
        </w:rPr>
        <w:t xml:space="preserve"> </w:t>
      </w:r>
      <w:r w:rsidR="00985BB7" w:rsidRPr="00DB3832">
        <w:rPr>
          <w:rFonts w:ascii="Times New Roman" w:hAnsi="Times New Roman" w:cs="Times New Roman"/>
          <w:w w:val="90"/>
          <w:sz w:val="26"/>
          <w:szCs w:val="26"/>
          <w:lang w:val="ru-RU"/>
        </w:rPr>
        <w:t>удобства</w:t>
      </w:r>
      <w:r w:rsidR="00985BB7" w:rsidRPr="00DB3832">
        <w:rPr>
          <w:rFonts w:ascii="Times New Roman" w:hAnsi="Times New Roman" w:cs="Times New Roman"/>
          <w:spacing w:val="29"/>
          <w:w w:val="90"/>
          <w:sz w:val="26"/>
          <w:szCs w:val="26"/>
          <w:lang w:val="ru-RU"/>
        </w:rPr>
        <w:t xml:space="preserve"> </w:t>
      </w:r>
      <w:r w:rsidR="00985BB7" w:rsidRPr="00DB3832">
        <w:rPr>
          <w:rFonts w:ascii="Times New Roman" w:hAnsi="Times New Roman" w:cs="Times New Roman"/>
          <w:w w:val="90"/>
          <w:sz w:val="26"/>
          <w:szCs w:val="26"/>
          <w:lang w:val="ru-RU"/>
        </w:rPr>
        <w:t>читателя</w:t>
      </w:r>
      <w:r w:rsidR="00985BB7" w:rsidRPr="00DB3832">
        <w:rPr>
          <w:rFonts w:ascii="Times New Roman" w:hAnsi="Times New Roman" w:cs="Times New Roman"/>
          <w:spacing w:val="2"/>
          <w:w w:val="90"/>
          <w:sz w:val="26"/>
          <w:szCs w:val="26"/>
          <w:lang w:val="ru-RU"/>
        </w:rPr>
        <w:t xml:space="preserve"> </w:t>
      </w:r>
      <w:r w:rsidR="00985BB7" w:rsidRPr="00DB3832">
        <w:rPr>
          <w:rFonts w:ascii="Times New Roman" w:hAnsi="Times New Roman" w:cs="Times New Roman"/>
          <w:w w:val="90"/>
          <w:sz w:val="26"/>
          <w:szCs w:val="26"/>
          <w:lang w:val="ru-RU"/>
        </w:rPr>
        <w:t>переведены.</w:t>
      </w:r>
      <w:r w:rsidR="00985BB7" w:rsidRPr="00DB3832">
        <w:rPr>
          <w:rFonts w:ascii="Times New Roman" w:hAnsi="Times New Roman" w:cs="Times New Roman"/>
          <w:spacing w:val="39"/>
          <w:sz w:val="26"/>
          <w:szCs w:val="26"/>
          <w:lang w:val="ru-RU"/>
        </w:rPr>
        <w:t xml:space="preserve"> </w:t>
      </w:r>
      <w:r w:rsidR="00985BB7" w:rsidRPr="00DB3832">
        <w:rPr>
          <w:rFonts w:ascii="Times New Roman" w:hAnsi="Times New Roman" w:cs="Times New Roman"/>
          <w:w w:val="90"/>
          <w:sz w:val="26"/>
          <w:szCs w:val="26"/>
          <w:lang w:val="ru-RU"/>
        </w:rPr>
        <w:t>-</w:t>
      </w:r>
      <w:r w:rsidR="00985BB7" w:rsidRPr="00DB3832">
        <w:rPr>
          <w:rFonts w:ascii="Times New Roman" w:hAnsi="Times New Roman" w:cs="Times New Roman"/>
          <w:spacing w:val="36"/>
          <w:sz w:val="26"/>
          <w:szCs w:val="26"/>
          <w:lang w:val="ru-RU"/>
        </w:rPr>
        <w:t xml:space="preserve"> </w:t>
      </w:r>
      <w:r w:rsidR="00985BB7" w:rsidRPr="00DB3832">
        <w:rPr>
          <w:rFonts w:ascii="Times New Roman" w:hAnsi="Times New Roman" w:cs="Times New Roman"/>
          <w:b/>
          <w:i/>
          <w:w w:val="90"/>
          <w:sz w:val="26"/>
          <w:szCs w:val="26"/>
          <w:lang w:val="ru-RU"/>
        </w:rPr>
        <w:t>При.м.</w:t>
      </w:r>
      <w:r w:rsidR="00985BB7" w:rsidRPr="00DB3832">
        <w:rPr>
          <w:rFonts w:ascii="Times New Roman" w:hAnsi="Times New Roman" w:cs="Times New Roman"/>
          <w:b/>
          <w:i/>
          <w:spacing w:val="35"/>
          <w:sz w:val="26"/>
          <w:szCs w:val="26"/>
          <w:lang w:val="ru-RU"/>
        </w:rPr>
        <w:t xml:space="preserve"> </w:t>
      </w:r>
      <w:r w:rsidR="00985BB7" w:rsidRPr="00DB3832">
        <w:rPr>
          <w:rFonts w:ascii="Times New Roman" w:hAnsi="Times New Roman" w:cs="Times New Roman"/>
          <w:b/>
          <w:i/>
          <w:w w:val="90"/>
          <w:sz w:val="26"/>
          <w:szCs w:val="26"/>
          <w:lang w:val="ru-RU"/>
        </w:rPr>
        <w:t>перев.</w:t>
      </w:r>
    </w:p>
    <w:p w14:paraId="0F6FB966" w14:textId="77777777" w:rsidR="00985BB7" w:rsidRPr="00DB3832" w:rsidRDefault="00985BB7" w:rsidP="00DB3832">
      <w:pPr>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4C283128" w14:textId="6E1F46D4" w:rsidR="00985BB7" w:rsidRPr="00DB3832" w:rsidRDefault="00985BB7" w:rsidP="00DB3832">
      <w:pPr>
        <w:pStyle w:val="BodyText"/>
        <w:jc w:val="both"/>
        <w:rPr>
          <w:rFonts w:ascii="Times New Roman" w:hAnsi="Times New Roman" w:cs="Times New Roman"/>
          <w:b/>
          <w:i/>
          <w:sz w:val="26"/>
          <w:szCs w:val="26"/>
          <w:lang w:val="ru-RU"/>
        </w:rPr>
      </w:pPr>
    </w:p>
    <w:p w14:paraId="3CF2A0BA" w14:textId="77777777" w:rsidR="00985BB7" w:rsidRPr="00DB3832" w:rsidRDefault="00985BB7" w:rsidP="00DB3832">
      <w:pPr>
        <w:pStyle w:val="BodyText"/>
        <w:jc w:val="both"/>
        <w:rPr>
          <w:rFonts w:ascii="Times New Roman" w:hAnsi="Times New Roman" w:cs="Times New Roman"/>
          <w:b/>
          <w:i/>
          <w:sz w:val="26"/>
          <w:szCs w:val="26"/>
          <w:lang w:val="ru-RU"/>
        </w:rPr>
      </w:pPr>
    </w:p>
    <w:p w14:paraId="430CC734" w14:textId="77777777" w:rsidR="00985BB7" w:rsidRPr="00DB3832" w:rsidRDefault="00985BB7" w:rsidP="00DB3832">
      <w:pPr>
        <w:pStyle w:val="BodyText"/>
        <w:spacing w:before="1"/>
        <w:jc w:val="both"/>
        <w:rPr>
          <w:rFonts w:ascii="Times New Roman" w:hAnsi="Times New Roman" w:cs="Times New Roman"/>
          <w:b/>
          <w:i/>
          <w:sz w:val="26"/>
          <w:szCs w:val="26"/>
          <w:lang w:val="ru-RU"/>
        </w:rPr>
      </w:pPr>
    </w:p>
    <w:p w14:paraId="5C42E23E" w14:textId="77777777" w:rsidR="00985BB7" w:rsidRPr="00DB3832" w:rsidRDefault="00985BB7" w:rsidP="00DB3832">
      <w:pPr>
        <w:spacing w:before="103"/>
        <w:ind w:left="165"/>
        <w:jc w:val="both"/>
        <w:rPr>
          <w:rFonts w:ascii="Times New Roman" w:hAnsi="Times New Roman" w:cs="Times New Roman"/>
          <w:b/>
          <w:sz w:val="26"/>
          <w:szCs w:val="26"/>
          <w:lang w:val="ru-RU"/>
        </w:rPr>
      </w:pPr>
      <w:r w:rsidRPr="00DB3832">
        <w:rPr>
          <w:rFonts w:ascii="Times New Roman" w:hAnsi="Times New Roman" w:cs="Times New Roman"/>
          <w:b/>
          <w:sz w:val="26"/>
          <w:szCs w:val="26"/>
          <w:lang w:val="ru-RU"/>
        </w:rPr>
        <w:t>Основы</w:t>
      </w:r>
      <w:r w:rsidRPr="00DB3832">
        <w:rPr>
          <w:rFonts w:ascii="Times New Roman" w:hAnsi="Times New Roman" w:cs="Times New Roman"/>
          <w:b/>
          <w:spacing w:val="14"/>
          <w:sz w:val="26"/>
          <w:szCs w:val="26"/>
          <w:lang w:val="ru-RU"/>
        </w:rPr>
        <w:t xml:space="preserve"> </w:t>
      </w:r>
      <w:r w:rsidRPr="00DB3832">
        <w:rPr>
          <w:rFonts w:ascii="Times New Roman" w:hAnsi="Times New Roman" w:cs="Times New Roman"/>
          <w:b/>
          <w:sz w:val="26"/>
          <w:szCs w:val="26"/>
        </w:rPr>
        <w:t>IPython</w:t>
      </w:r>
    </w:p>
    <w:p w14:paraId="0CEE41E3" w14:textId="77777777" w:rsidR="00985BB7" w:rsidRPr="00DB3832" w:rsidRDefault="00985BB7" w:rsidP="00DB3832">
      <w:pPr>
        <w:tabs>
          <w:tab w:val="left" w:pos="1249"/>
        </w:tabs>
        <w:spacing w:before="233"/>
        <w:ind w:left="678"/>
        <w:jc w:val="both"/>
        <w:rPr>
          <w:rFonts w:ascii="Times New Roman" w:hAnsi="Times New Roman" w:cs="Times New Roman"/>
          <w:sz w:val="26"/>
          <w:szCs w:val="26"/>
          <w:lang w:val="ru-RU"/>
        </w:rPr>
      </w:pPr>
      <w:r w:rsidRPr="00DB3832">
        <w:rPr>
          <w:rFonts w:ascii="Times New Roman" w:hAnsi="Times New Roman" w:cs="Times New Roman"/>
          <w:w w:val="115"/>
          <w:sz w:val="26"/>
          <w:szCs w:val="26"/>
          <w:lang w:val="ru-RU"/>
        </w:rPr>
        <w:t>-</w:t>
      </w:r>
      <w:r w:rsidRPr="00DB3832">
        <w:rPr>
          <w:rFonts w:ascii="Times New Roman" w:hAnsi="Times New Roman" w:cs="Times New Roman"/>
          <w:w w:val="115"/>
          <w:sz w:val="26"/>
          <w:szCs w:val="26"/>
        </w:rPr>
        <w:t>f</w:t>
      </w:r>
      <w:r w:rsidRPr="00DB3832">
        <w:rPr>
          <w:rFonts w:ascii="Times New Roman" w:hAnsi="Times New Roman" w:cs="Times New Roman"/>
          <w:w w:val="115"/>
          <w:sz w:val="26"/>
          <w:szCs w:val="26"/>
          <w:lang w:val="ru-RU"/>
        </w:rPr>
        <w:tab/>
      </w:r>
      <w:r w:rsidRPr="00DB3832">
        <w:rPr>
          <w:rFonts w:ascii="Times New Roman" w:hAnsi="Times New Roman" w:cs="Times New Roman"/>
          <w:w w:val="110"/>
          <w:sz w:val="26"/>
          <w:szCs w:val="26"/>
          <w:lang w:val="ru-RU"/>
        </w:rPr>
        <w:t>принудительная</w:t>
      </w:r>
      <w:r w:rsidRPr="00DB3832">
        <w:rPr>
          <w:rFonts w:ascii="Times New Roman" w:hAnsi="Times New Roman" w:cs="Times New Roman"/>
          <w:spacing w:val="40"/>
          <w:w w:val="110"/>
          <w:sz w:val="26"/>
          <w:szCs w:val="26"/>
          <w:lang w:val="ru-RU"/>
        </w:rPr>
        <w:t xml:space="preserve"> </w:t>
      </w:r>
      <w:r w:rsidRPr="00DB3832">
        <w:rPr>
          <w:rFonts w:ascii="Times New Roman" w:hAnsi="Times New Roman" w:cs="Times New Roman"/>
          <w:w w:val="110"/>
          <w:sz w:val="26"/>
          <w:szCs w:val="26"/>
          <w:lang w:val="ru-RU"/>
        </w:rPr>
        <w:t>очистка</w:t>
      </w:r>
      <w:r w:rsidRPr="00DB3832">
        <w:rPr>
          <w:rFonts w:ascii="Times New Roman" w:hAnsi="Times New Roman" w:cs="Times New Roman"/>
          <w:spacing w:val="40"/>
          <w:w w:val="110"/>
          <w:sz w:val="26"/>
          <w:szCs w:val="26"/>
          <w:lang w:val="ru-RU"/>
        </w:rPr>
        <w:t xml:space="preserve"> </w:t>
      </w:r>
      <w:r w:rsidRPr="00DB3832">
        <w:rPr>
          <w:rFonts w:ascii="Times New Roman" w:hAnsi="Times New Roman" w:cs="Times New Roman"/>
          <w:w w:val="110"/>
          <w:sz w:val="26"/>
          <w:szCs w:val="26"/>
          <w:lang w:val="ru-RU"/>
        </w:rPr>
        <w:t>без</w:t>
      </w:r>
      <w:r w:rsidRPr="00DB3832">
        <w:rPr>
          <w:rFonts w:ascii="Times New Roman" w:hAnsi="Times New Roman" w:cs="Times New Roman"/>
          <w:spacing w:val="40"/>
          <w:w w:val="110"/>
          <w:sz w:val="26"/>
          <w:szCs w:val="26"/>
          <w:lang w:val="ru-RU"/>
        </w:rPr>
        <w:t xml:space="preserve"> </w:t>
      </w:r>
      <w:r w:rsidRPr="00DB3832">
        <w:rPr>
          <w:rFonts w:ascii="Times New Roman" w:hAnsi="Times New Roman" w:cs="Times New Roman"/>
          <w:w w:val="110"/>
          <w:sz w:val="26"/>
          <w:szCs w:val="26"/>
          <w:lang w:val="ru-RU"/>
        </w:rPr>
        <w:t>запроса</w:t>
      </w:r>
      <w:r w:rsidRPr="00DB3832">
        <w:rPr>
          <w:rFonts w:ascii="Times New Roman" w:hAnsi="Times New Roman" w:cs="Times New Roman"/>
          <w:spacing w:val="37"/>
          <w:w w:val="110"/>
          <w:sz w:val="26"/>
          <w:szCs w:val="26"/>
          <w:lang w:val="ru-RU"/>
        </w:rPr>
        <w:t xml:space="preserve"> </w:t>
      </w:r>
      <w:r w:rsidRPr="00DB3832">
        <w:rPr>
          <w:rFonts w:ascii="Times New Roman" w:hAnsi="Times New Roman" w:cs="Times New Roman"/>
          <w:w w:val="110"/>
          <w:sz w:val="26"/>
          <w:szCs w:val="26"/>
          <w:lang w:val="ru-RU"/>
        </w:rPr>
        <w:t>подтверждения.</w:t>
      </w:r>
    </w:p>
    <w:p w14:paraId="2B626161" w14:textId="77777777" w:rsidR="00985BB7" w:rsidRPr="00DB3832" w:rsidRDefault="00985BB7" w:rsidP="00DB3832">
      <w:pPr>
        <w:tabs>
          <w:tab w:val="left" w:pos="1268"/>
        </w:tabs>
        <w:spacing w:before="231" w:line="242" w:lineRule="auto"/>
        <w:ind w:left="663" w:right="283" w:firstLine="5"/>
        <w:jc w:val="both"/>
        <w:rPr>
          <w:rFonts w:ascii="Times New Roman" w:hAnsi="Times New Roman" w:cs="Times New Roman"/>
          <w:sz w:val="26"/>
          <w:szCs w:val="26"/>
          <w:lang w:val="ru-RU"/>
        </w:rPr>
      </w:pPr>
      <w:r w:rsidRPr="00DB3832">
        <w:rPr>
          <w:rFonts w:ascii="Times New Roman" w:hAnsi="Times New Roman" w:cs="Times New Roman"/>
          <w:w w:val="110"/>
          <w:sz w:val="26"/>
          <w:szCs w:val="26"/>
          <w:lang w:val="ru-RU"/>
        </w:rPr>
        <w:t>-</w:t>
      </w:r>
      <w:r w:rsidRPr="00DB3832">
        <w:rPr>
          <w:rFonts w:ascii="Times New Roman" w:hAnsi="Times New Roman" w:cs="Times New Roman"/>
          <w:w w:val="110"/>
          <w:sz w:val="26"/>
          <w:szCs w:val="26"/>
        </w:rPr>
        <w:t>s</w:t>
      </w:r>
      <w:r w:rsidRPr="00DB3832">
        <w:rPr>
          <w:rFonts w:ascii="Times New Roman" w:hAnsi="Times New Roman" w:cs="Times New Roman"/>
          <w:w w:val="110"/>
          <w:sz w:val="26"/>
          <w:szCs w:val="26"/>
          <w:lang w:val="ru-RU"/>
        </w:rPr>
        <w:tab/>
        <w:t>'Мягкая'</w:t>
      </w:r>
      <w:r w:rsidRPr="00DB3832">
        <w:rPr>
          <w:rFonts w:ascii="Times New Roman" w:hAnsi="Times New Roman" w:cs="Times New Roman"/>
          <w:spacing w:val="12"/>
          <w:w w:val="110"/>
          <w:sz w:val="26"/>
          <w:szCs w:val="26"/>
          <w:lang w:val="ru-RU"/>
        </w:rPr>
        <w:t xml:space="preserve"> </w:t>
      </w:r>
      <w:r w:rsidRPr="00DB3832">
        <w:rPr>
          <w:rFonts w:ascii="Times New Roman" w:hAnsi="Times New Roman" w:cs="Times New Roman"/>
          <w:w w:val="110"/>
          <w:sz w:val="26"/>
          <w:szCs w:val="26"/>
          <w:lang w:val="ru-RU"/>
        </w:rPr>
        <w:t>очистка:</w:t>
      </w:r>
      <w:r w:rsidRPr="00DB3832">
        <w:rPr>
          <w:rFonts w:ascii="Times New Roman" w:hAnsi="Times New Roman" w:cs="Times New Roman"/>
          <w:spacing w:val="10"/>
          <w:w w:val="110"/>
          <w:sz w:val="26"/>
          <w:szCs w:val="26"/>
          <w:lang w:val="ru-RU"/>
        </w:rPr>
        <w:t xml:space="preserve"> </w:t>
      </w:r>
      <w:r w:rsidRPr="00DB3832">
        <w:rPr>
          <w:rFonts w:ascii="Times New Roman" w:hAnsi="Times New Roman" w:cs="Times New Roman"/>
          <w:w w:val="110"/>
          <w:sz w:val="26"/>
          <w:szCs w:val="26"/>
          <w:lang w:val="ru-RU"/>
        </w:rPr>
        <w:t>очищается</w:t>
      </w:r>
      <w:r w:rsidRPr="00DB3832">
        <w:rPr>
          <w:rFonts w:ascii="Times New Roman" w:hAnsi="Times New Roman" w:cs="Times New Roman"/>
          <w:spacing w:val="28"/>
          <w:w w:val="110"/>
          <w:sz w:val="26"/>
          <w:szCs w:val="26"/>
          <w:lang w:val="ru-RU"/>
        </w:rPr>
        <w:t xml:space="preserve"> </w:t>
      </w:r>
      <w:r w:rsidRPr="00DB3832">
        <w:rPr>
          <w:rFonts w:ascii="Times New Roman" w:hAnsi="Times New Roman" w:cs="Times New Roman"/>
          <w:w w:val="110"/>
          <w:sz w:val="26"/>
          <w:szCs w:val="26"/>
          <w:lang w:val="ru-RU"/>
        </w:rPr>
        <w:t>только</w:t>
      </w:r>
      <w:r w:rsidRPr="00DB3832">
        <w:rPr>
          <w:rFonts w:ascii="Times New Roman" w:hAnsi="Times New Roman" w:cs="Times New Roman"/>
          <w:spacing w:val="31"/>
          <w:w w:val="110"/>
          <w:sz w:val="26"/>
          <w:szCs w:val="26"/>
          <w:lang w:val="ru-RU"/>
        </w:rPr>
        <w:t xml:space="preserve"> </w:t>
      </w:r>
      <w:r w:rsidRPr="00DB3832">
        <w:rPr>
          <w:rFonts w:ascii="Times New Roman" w:hAnsi="Times New Roman" w:cs="Times New Roman"/>
          <w:w w:val="110"/>
          <w:sz w:val="26"/>
          <w:szCs w:val="26"/>
          <w:lang w:val="ru-RU"/>
        </w:rPr>
        <w:t>ваше</w:t>
      </w:r>
      <w:r w:rsidRPr="00DB3832">
        <w:rPr>
          <w:rFonts w:ascii="Times New Roman" w:hAnsi="Times New Roman" w:cs="Times New Roman"/>
          <w:spacing w:val="31"/>
          <w:w w:val="110"/>
          <w:sz w:val="26"/>
          <w:szCs w:val="26"/>
          <w:lang w:val="ru-RU"/>
        </w:rPr>
        <w:t xml:space="preserve"> </w:t>
      </w:r>
      <w:r w:rsidRPr="00DB3832">
        <w:rPr>
          <w:rFonts w:ascii="Times New Roman" w:hAnsi="Times New Roman" w:cs="Times New Roman"/>
          <w:w w:val="110"/>
          <w:sz w:val="26"/>
          <w:szCs w:val="26"/>
          <w:lang w:val="ru-RU"/>
        </w:rPr>
        <w:t>пространство</w:t>
      </w:r>
      <w:r w:rsidRPr="00DB3832">
        <w:rPr>
          <w:rFonts w:ascii="Times New Roman" w:hAnsi="Times New Roman" w:cs="Times New Roman"/>
          <w:spacing w:val="32"/>
          <w:w w:val="110"/>
          <w:sz w:val="26"/>
          <w:szCs w:val="26"/>
          <w:lang w:val="ru-RU"/>
        </w:rPr>
        <w:t xml:space="preserve"> </w:t>
      </w:r>
      <w:r w:rsidRPr="00DB3832">
        <w:rPr>
          <w:rFonts w:ascii="Times New Roman" w:hAnsi="Times New Roman" w:cs="Times New Roman"/>
          <w:w w:val="110"/>
          <w:sz w:val="26"/>
          <w:szCs w:val="26"/>
          <w:lang w:val="ru-RU"/>
        </w:rPr>
        <w:t>имен,</w:t>
      </w:r>
      <w:r w:rsidRPr="00DB3832">
        <w:rPr>
          <w:rFonts w:ascii="Times New Roman" w:hAnsi="Times New Roman" w:cs="Times New Roman"/>
          <w:spacing w:val="9"/>
          <w:w w:val="110"/>
          <w:sz w:val="26"/>
          <w:szCs w:val="26"/>
          <w:lang w:val="ru-RU"/>
        </w:rPr>
        <w:t xml:space="preserve"> </w:t>
      </w:r>
      <w:r w:rsidRPr="00DB3832">
        <w:rPr>
          <w:rFonts w:ascii="Times New Roman" w:hAnsi="Times New Roman" w:cs="Times New Roman"/>
          <w:w w:val="110"/>
          <w:sz w:val="26"/>
          <w:szCs w:val="26"/>
          <w:lang w:val="ru-RU"/>
        </w:rPr>
        <w:t>а</w:t>
      </w:r>
      <w:r w:rsidRPr="00DB3832">
        <w:rPr>
          <w:rFonts w:ascii="Times New Roman" w:hAnsi="Times New Roman" w:cs="Times New Roman"/>
          <w:spacing w:val="28"/>
          <w:w w:val="110"/>
          <w:sz w:val="26"/>
          <w:szCs w:val="26"/>
          <w:lang w:val="ru-RU"/>
        </w:rPr>
        <w:t xml:space="preserve"> </w:t>
      </w:r>
      <w:r w:rsidRPr="00DB3832">
        <w:rPr>
          <w:rFonts w:ascii="Times New Roman" w:hAnsi="Times New Roman" w:cs="Times New Roman"/>
          <w:w w:val="110"/>
          <w:sz w:val="26"/>
          <w:szCs w:val="26"/>
          <w:lang w:val="ru-RU"/>
        </w:rPr>
        <w:t>история</w:t>
      </w:r>
      <w:r w:rsidRPr="00DB3832">
        <w:rPr>
          <w:rFonts w:ascii="Times New Roman" w:hAnsi="Times New Roman" w:cs="Times New Roman"/>
          <w:spacing w:val="-51"/>
          <w:w w:val="110"/>
          <w:sz w:val="26"/>
          <w:szCs w:val="26"/>
          <w:lang w:val="ru-RU"/>
        </w:rPr>
        <w:t xml:space="preserve"> </w:t>
      </w:r>
      <w:r w:rsidRPr="00DB3832">
        <w:rPr>
          <w:rFonts w:ascii="Times New Roman" w:hAnsi="Times New Roman" w:cs="Times New Roman"/>
          <w:w w:val="110"/>
          <w:sz w:val="26"/>
          <w:szCs w:val="26"/>
          <w:lang w:val="ru-RU"/>
        </w:rPr>
        <w:t>остается.</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Ссылки</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на</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объекты</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можно</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удержать.</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По</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умолчанию</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(без</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этого</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параметра)</w:t>
      </w:r>
      <w:r w:rsidRPr="00DB3832">
        <w:rPr>
          <w:rFonts w:ascii="Times New Roman" w:hAnsi="Times New Roman" w:cs="Times New Roman"/>
          <w:spacing w:val="9"/>
          <w:w w:val="110"/>
          <w:sz w:val="26"/>
          <w:szCs w:val="26"/>
          <w:lang w:val="ru-RU"/>
        </w:rPr>
        <w:t xml:space="preserve"> </w:t>
      </w:r>
      <w:r w:rsidRPr="00DB3832">
        <w:rPr>
          <w:rFonts w:ascii="Times New Roman" w:hAnsi="Times New Roman" w:cs="Times New Roman"/>
          <w:w w:val="110"/>
          <w:sz w:val="26"/>
          <w:szCs w:val="26"/>
          <w:lang w:val="ru-RU"/>
        </w:rPr>
        <w:t>выполняется</w:t>
      </w:r>
      <w:r w:rsidRPr="00DB3832">
        <w:rPr>
          <w:rFonts w:ascii="Times New Roman" w:hAnsi="Times New Roman" w:cs="Times New Roman"/>
          <w:spacing w:val="12"/>
          <w:w w:val="110"/>
          <w:sz w:val="26"/>
          <w:szCs w:val="26"/>
          <w:lang w:val="ru-RU"/>
        </w:rPr>
        <w:t xml:space="preserve"> </w:t>
      </w:r>
      <w:r w:rsidRPr="00DB3832">
        <w:rPr>
          <w:rFonts w:ascii="Times New Roman" w:hAnsi="Times New Roman" w:cs="Times New Roman"/>
          <w:w w:val="110"/>
          <w:sz w:val="26"/>
          <w:szCs w:val="26"/>
          <w:lang w:val="ru-RU"/>
        </w:rPr>
        <w:t>'жесткая'</w:t>
      </w:r>
      <w:r w:rsidRPr="00DB3832">
        <w:rPr>
          <w:rFonts w:ascii="Times New Roman" w:hAnsi="Times New Roman" w:cs="Times New Roman"/>
          <w:spacing w:val="9"/>
          <w:w w:val="110"/>
          <w:sz w:val="26"/>
          <w:szCs w:val="26"/>
          <w:lang w:val="ru-RU"/>
        </w:rPr>
        <w:t xml:space="preserve"> </w:t>
      </w:r>
      <w:r w:rsidRPr="00DB3832">
        <w:rPr>
          <w:rFonts w:ascii="Times New Roman" w:hAnsi="Times New Roman" w:cs="Times New Roman"/>
          <w:w w:val="110"/>
          <w:sz w:val="26"/>
          <w:szCs w:val="26"/>
          <w:lang w:val="ru-RU"/>
        </w:rPr>
        <w:t>очистка,</w:t>
      </w:r>
      <w:r w:rsidRPr="00DB3832">
        <w:rPr>
          <w:rFonts w:ascii="Times New Roman" w:hAnsi="Times New Roman" w:cs="Times New Roman"/>
          <w:spacing w:val="52"/>
          <w:w w:val="110"/>
          <w:sz w:val="26"/>
          <w:szCs w:val="26"/>
          <w:lang w:val="ru-RU"/>
        </w:rPr>
        <w:t xml:space="preserve"> </w:t>
      </w:r>
      <w:r w:rsidRPr="00DB3832">
        <w:rPr>
          <w:rFonts w:ascii="Times New Roman" w:hAnsi="Times New Roman" w:cs="Times New Roman"/>
          <w:w w:val="110"/>
          <w:sz w:val="26"/>
          <w:szCs w:val="26"/>
          <w:lang w:val="ru-RU"/>
        </w:rPr>
        <w:t>в</w:t>
      </w:r>
      <w:r w:rsidRPr="00DB3832">
        <w:rPr>
          <w:rFonts w:ascii="Times New Roman" w:hAnsi="Times New Roman" w:cs="Times New Roman"/>
          <w:spacing w:val="8"/>
          <w:w w:val="110"/>
          <w:sz w:val="26"/>
          <w:szCs w:val="26"/>
          <w:lang w:val="ru-RU"/>
        </w:rPr>
        <w:t xml:space="preserve"> </w:t>
      </w:r>
      <w:r w:rsidRPr="00DB3832">
        <w:rPr>
          <w:rFonts w:ascii="Times New Roman" w:hAnsi="Times New Roman" w:cs="Times New Roman"/>
          <w:w w:val="110"/>
          <w:sz w:val="26"/>
          <w:szCs w:val="26"/>
          <w:lang w:val="ru-RU"/>
        </w:rPr>
        <w:t>результате</w:t>
      </w:r>
      <w:r w:rsidRPr="00DB3832">
        <w:rPr>
          <w:rFonts w:ascii="Times New Roman" w:hAnsi="Times New Roman" w:cs="Times New Roman"/>
          <w:spacing w:val="10"/>
          <w:w w:val="110"/>
          <w:sz w:val="26"/>
          <w:szCs w:val="26"/>
          <w:lang w:val="ru-RU"/>
        </w:rPr>
        <w:t xml:space="preserve"> </w:t>
      </w:r>
      <w:r w:rsidRPr="00DB3832">
        <w:rPr>
          <w:rFonts w:ascii="Times New Roman" w:hAnsi="Times New Roman" w:cs="Times New Roman"/>
          <w:w w:val="110"/>
          <w:sz w:val="26"/>
          <w:szCs w:val="26"/>
          <w:lang w:val="ru-RU"/>
        </w:rPr>
        <w:t>чего</w:t>
      </w:r>
      <w:r w:rsidRPr="00DB3832">
        <w:rPr>
          <w:rFonts w:ascii="Times New Roman" w:hAnsi="Times New Roman" w:cs="Times New Roman"/>
          <w:spacing w:val="8"/>
          <w:w w:val="110"/>
          <w:sz w:val="26"/>
          <w:szCs w:val="26"/>
          <w:lang w:val="ru-RU"/>
        </w:rPr>
        <w:t xml:space="preserve"> </w:t>
      </w:r>
      <w:r w:rsidRPr="00DB3832">
        <w:rPr>
          <w:rFonts w:ascii="Times New Roman" w:hAnsi="Times New Roman" w:cs="Times New Roman"/>
          <w:w w:val="110"/>
          <w:sz w:val="26"/>
          <w:szCs w:val="26"/>
          <w:lang w:val="ru-RU"/>
        </w:rPr>
        <w:t>вы</w:t>
      </w:r>
      <w:r w:rsidRPr="00DB3832">
        <w:rPr>
          <w:rFonts w:ascii="Times New Roman" w:hAnsi="Times New Roman" w:cs="Times New Roman"/>
          <w:spacing w:val="12"/>
          <w:w w:val="110"/>
          <w:sz w:val="26"/>
          <w:szCs w:val="26"/>
          <w:lang w:val="ru-RU"/>
        </w:rPr>
        <w:t xml:space="preserve"> </w:t>
      </w:r>
      <w:r w:rsidRPr="00DB3832">
        <w:rPr>
          <w:rFonts w:ascii="Times New Roman" w:hAnsi="Times New Roman" w:cs="Times New Roman"/>
          <w:w w:val="110"/>
          <w:sz w:val="26"/>
          <w:szCs w:val="26"/>
          <w:lang w:val="ru-RU"/>
        </w:rPr>
        <w:t>получаете</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новый</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сеанс,</w:t>
      </w:r>
      <w:r w:rsidRPr="00DB3832">
        <w:rPr>
          <w:rFonts w:ascii="Times New Roman" w:hAnsi="Times New Roman" w:cs="Times New Roman"/>
          <w:spacing w:val="36"/>
          <w:w w:val="110"/>
          <w:sz w:val="26"/>
          <w:szCs w:val="26"/>
          <w:lang w:val="ru-RU"/>
        </w:rPr>
        <w:t xml:space="preserve"> </w:t>
      </w:r>
      <w:r w:rsidRPr="00DB3832">
        <w:rPr>
          <w:rFonts w:ascii="Times New Roman" w:hAnsi="Times New Roman" w:cs="Times New Roman"/>
          <w:w w:val="110"/>
          <w:sz w:val="26"/>
          <w:szCs w:val="26"/>
          <w:lang w:val="ru-RU"/>
        </w:rPr>
        <w:t>а</w:t>
      </w:r>
      <w:r w:rsidRPr="00DB3832">
        <w:rPr>
          <w:rFonts w:ascii="Times New Roman" w:hAnsi="Times New Roman" w:cs="Times New Roman"/>
          <w:spacing w:val="2"/>
          <w:w w:val="110"/>
          <w:sz w:val="26"/>
          <w:szCs w:val="26"/>
          <w:lang w:val="ru-RU"/>
        </w:rPr>
        <w:t xml:space="preserve"> </w:t>
      </w:r>
      <w:r w:rsidRPr="00DB3832">
        <w:rPr>
          <w:rFonts w:ascii="Times New Roman" w:hAnsi="Times New Roman" w:cs="Times New Roman"/>
          <w:w w:val="110"/>
          <w:sz w:val="26"/>
          <w:szCs w:val="26"/>
          <w:lang w:val="ru-RU"/>
        </w:rPr>
        <w:t>все</w:t>
      </w:r>
      <w:r w:rsidRPr="00DB3832">
        <w:rPr>
          <w:rFonts w:ascii="Times New Roman" w:hAnsi="Times New Roman" w:cs="Times New Roman"/>
          <w:spacing w:val="1"/>
          <w:w w:val="110"/>
          <w:sz w:val="26"/>
          <w:szCs w:val="26"/>
          <w:lang w:val="ru-RU"/>
        </w:rPr>
        <w:t xml:space="preserve"> </w:t>
      </w:r>
      <w:r w:rsidRPr="00DB3832">
        <w:rPr>
          <w:rFonts w:ascii="Times New Roman" w:hAnsi="Times New Roman" w:cs="Times New Roman"/>
          <w:w w:val="110"/>
          <w:sz w:val="26"/>
          <w:szCs w:val="26"/>
          <w:lang w:val="ru-RU"/>
        </w:rPr>
        <w:t>ссылки</w:t>
      </w:r>
      <w:r w:rsidRPr="00DB3832">
        <w:rPr>
          <w:rFonts w:ascii="Times New Roman" w:hAnsi="Times New Roman" w:cs="Times New Roman"/>
          <w:spacing w:val="7"/>
          <w:w w:val="110"/>
          <w:sz w:val="26"/>
          <w:szCs w:val="26"/>
          <w:lang w:val="ru-RU"/>
        </w:rPr>
        <w:t xml:space="preserve"> </w:t>
      </w:r>
      <w:r w:rsidRPr="00DB3832">
        <w:rPr>
          <w:rFonts w:ascii="Times New Roman" w:hAnsi="Times New Roman" w:cs="Times New Roman"/>
          <w:w w:val="110"/>
          <w:sz w:val="26"/>
          <w:szCs w:val="26"/>
          <w:lang w:val="ru-RU"/>
        </w:rPr>
        <w:t>на</w:t>
      </w:r>
      <w:r w:rsidRPr="00DB3832">
        <w:rPr>
          <w:rFonts w:ascii="Times New Roman" w:hAnsi="Times New Roman" w:cs="Times New Roman"/>
          <w:spacing w:val="52"/>
          <w:w w:val="110"/>
          <w:sz w:val="26"/>
          <w:szCs w:val="26"/>
          <w:lang w:val="ru-RU"/>
        </w:rPr>
        <w:t xml:space="preserve"> </w:t>
      </w:r>
      <w:r w:rsidRPr="00DB3832">
        <w:rPr>
          <w:rFonts w:ascii="Times New Roman" w:hAnsi="Times New Roman" w:cs="Times New Roman"/>
          <w:w w:val="110"/>
          <w:sz w:val="26"/>
          <w:szCs w:val="26"/>
          <w:lang w:val="ru-RU"/>
        </w:rPr>
        <w:t>объекты</w:t>
      </w:r>
      <w:r w:rsidRPr="00DB3832">
        <w:rPr>
          <w:rFonts w:ascii="Times New Roman" w:hAnsi="Times New Roman" w:cs="Times New Roman"/>
          <w:spacing w:val="2"/>
          <w:w w:val="110"/>
          <w:sz w:val="26"/>
          <w:szCs w:val="26"/>
          <w:lang w:val="ru-RU"/>
        </w:rPr>
        <w:t xml:space="preserve"> </w:t>
      </w:r>
      <w:r w:rsidRPr="00DB3832">
        <w:rPr>
          <w:rFonts w:ascii="Times New Roman" w:hAnsi="Times New Roman" w:cs="Times New Roman"/>
          <w:w w:val="110"/>
          <w:sz w:val="26"/>
          <w:szCs w:val="26"/>
          <w:lang w:val="ru-RU"/>
        </w:rPr>
        <w:t>в</w:t>
      </w:r>
      <w:r w:rsidRPr="00DB3832">
        <w:rPr>
          <w:rFonts w:ascii="Times New Roman" w:hAnsi="Times New Roman" w:cs="Times New Roman"/>
          <w:spacing w:val="53"/>
          <w:w w:val="110"/>
          <w:sz w:val="26"/>
          <w:szCs w:val="26"/>
          <w:lang w:val="ru-RU"/>
        </w:rPr>
        <w:t xml:space="preserve"> </w:t>
      </w:r>
      <w:r w:rsidRPr="00DB3832">
        <w:rPr>
          <w:rFonts w:ascii="Times New Roman" w:hAnsi="Times New Roman" w:cs="Times New Roman"/>
          <w:w w:val="110"/>
          <w:sz w:val="26"/>
          <w:szCs w:val="26"/>
          <w:lang w:val="ru-RU"/>
        </w:rPr>
        <w:t>текущем</w:t>
      </w:r>
      <w:r w:rsidRPr="00DB3832">
        <w:rPr>
          <w:rFonts w:ascii="Times New Roman" w:hAnsi="Times New Roman" w:cs="Times New Roman"/>
          <w:spacing w:val="48"/>
          <w:w w:val="110"/>
          <w:sz w:val="26"/>
          <w:szCs w:val="26"/>
          <w:lang w:val="ru-RU"/>
        </w:rPr>
        <w:t xml:space="preserve"> </w:t>
      </w:r>
      <w:r w:rsidRPr="00DB3832">
        <w:rPr>
          <w:rFonts w:ascii="Times New Roman" w:hAnsi="Times New Roman" w:cs="Times New Roman"/>
          <w:w w:val="110"/>
          <w:sz w:val="26"/>
          <w:szCs w:val="26"/>
          <w:lang w:val="ru-RU"/>
        </w:rPr>
        <w:t>сеансе</w:t>
      </w:r>
      <w:r w:rsidRPr="00DB3832">
        <w:rPr>
          <w:rFonts w:ascii="Times New Roman" w:hAnsi="Times New Roman" w:cs="Times New Roman"/>
          <w:spacing w:val="48"/>
          <w:w w:val="110"/>
          <w:sz w:val="26"/>
          <w:szCs w:val="26"/>
          <w:lang w:val="ru-RU"/>
        </w:rPr>
        <w:t xml:space="preserve"> </w:t>
      </w:r>
      <w:r w:rsidRPr="00DB3832">
        <w:rPr>
          <w:rFonts w:ascii="Times New Roman" w:hAnsi="Times New Roman" w:cs="Times New Roman"/>
          <w:w w:val="110"/>
          <w:sz w:val="26"/>
          <w:szCs w:val="26"/>
          <w:lang w:val="ru-RU"/>
        </w:rPr>
        <w:t>удаляются.</w:t>
      </w:r>
    </w:p>
    <w:p w14:paraId="783E9DC0" w14:textId="77777777" w:rsidR="00985BB7" w:rsidRPr="00DB3832" w:rsidRDefault="00985BB7" w:rsidP="00DB3832">
      <w:pPr>
        <w:spacing w:before="237"/>
        <w:ind w:left="441"/>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Примеры</w:t>
      </w:r>
    </w:p>
    <w:p w14:paraId="317EF300" w14:textId="77777777" w:rsidR="00386483" w:rsidRPr="00DB3832" w:rsidRDefault="00386483" w:rsidP="00DB3832">
      <w:pPr>
        <w:pStyle w:val="BodyText"/>
        <w:spacing w:before="223" w:line="232" w:lineRule="auto"/>
        <w:ind w:left="180" w:right="145" w:firstLine="284"/>
        <w:jc w:val="both"/>
        <w:rPr>
          <w:rFonts w:ascii="Times New Roman" w:hAnsi="Times New Roman" w:cs="Times New Roman"/>
          <w:w w:val="95"/>
          <w:sz w:val="26"/>
          <w:szCs w:val="26"/>
          <w:lang w:val="ru-RU"/>
        </w:rPr>
      </w:pPr>
      <w:r w:rsidRPr="00DB3832">
        <w:rPr>
          <w:rFonts w:ascii="Times New Roman" w:hAnsi="Times New Roman" w:cs="Times New Roman"/>
          <w:noProof/>
          <w:sz w:val="26"/>
          <w:szCs w:val="26"/>
        </w:rPr>
        <w:drawing>
          <wp:inline distT="0" distB="0" distL="0" distR="0" wp14:anchorId="0BA7D2A5" wp14:editId="23E128A1">
            <wp:extent cx="1902063" cy="19964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4907" cy="1999425"/>
                    </a:xfrm>
                    <a:prstGeom prst="rect">
                      <a:avLst/>
                    </a:prstGeom>
                  </pic:spPr>
                </pic:pic>
              </a:graphicData>
            </a:graphic>
          </wp:inline>
        </w:drawing>
      </w:r>
      <w:r w:rsidRPr="00DB3832">
        <w:rPr>
          <w:rFonts w:ascii="Times New Roman" w:hAnsi="Times New Roman" w:cs="Times New Roman"/>
          <w:w w:val="95"/>
          <w:sz w:val="26"/>
          <w:szCs w:val="26"/>
          <w:lang w:val="ru-RU"/>
        </w:rPr>
        <w:t xml:space="preserve"> </w:t>
      </w:r>
    </w:p>
    <w:p w14:paraId="00926DBF" w14:textId="412A4DEC" w:rsidR="00985BB7" w:rsidRPr="00DB3832" w:rsidRDefault="00985BB7" w:rsidP="00DB3832">
      <w:pPr>
        <w:pStyle w:val="BodyText"/>
        <w:spacing w:before="223" w:line="232" w:lineRule="auto"/>
        <w:ind w:left="180" w:right="145" w:firstLine="284"/>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Магические функции по умолчанию можно использовать и без знака процента,</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0"/>
          <w:sz w:val="26"/>
          <w:szCs w:val="26"/>
          <w:lang w:val="ru-RU"/>
        </w:rPr>
        <w:t>если только нигде не определена переменная с таким же именем, как у магической</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spacing w:val="-1"/>
          <w:w w:val="95"/>
          <w:sz w:val="26"/>
          <w:szCs w:val="26"/>
          <w:lang w:val="ru-RU"/>
        </w:rPr>
        <w:t xml:space="preserve">функции. Этот режим называется </w:t>
      </w:r>
      <w:r w:rsidRPr="00DB3832">
        <w:rPr>
          <w:rFonts w:ascii="Times New Roman" w:hAnsi="Times New Roman" w:cs="Times New Roman"/>
          <w:i/>
          <w:spacing w:val="-1"/>
          <w:w w:val="95"/>
          <w:sz w:val="26"/>
          <w:szCs w:val="26"/>
          <w:lang w:val="ru-RU"/>
        </w:rPr>
        <w:t xml:space="preserve">, </w:t>
      </w:r>
      <w:r w:rsidRPr="00DB3832">
        <w:rPr>
          <w:rFonts w:ascii="Times New Roman" w:hAnsi="Times New Roman" w:cs="Times New Roman"/>
          <w:w w:val="95"/>
          <w:sz w:val="26"/>
          <w:szCs w:val="26"/>
          <w:lang w:val="ru-RU"/>
        </w:rPr>
        <w:t>его можно включить или вы</w:t>
      </w:r>
      <w:r w:rsidRPr="00DB3832">
        <w:rPr>
          <w:rFonts w:ascii="Times New Roman" w:hAnsi="Times New Roman" w:cs="Times New Roman"/>
          <w:sz w:val="26"/>
          <w:szCs w:val="26"/>
          <w:lang w:val="ru-RU"/>
        </w:rPr>
        <w:t>ключить</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помощью</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функции</w:t>
      </w:r>
      <w:r w:rsidRPr="00DB3832">
        <w:rPr>
          <w:rFonts w:ascii="Times New Roman" w:hAnsi="Times New Roman" w:cs="Times New Roman"/>
          <w:spacing w:val="14"/>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automagic</w:t>
      </w:r>
      <w:r w:rsidRPr="00DB3832">
        <w:rPr>
          <w:rFonts w:ascii="Times New Roman" w:hAnsi="Times New Roman" w:cs="Times New Roman"/>
          <w:sz w:val="26"/>
          <w:szCs w:val="26"/>
          <w:lang w:val="ru-RU"/>
        </w:rPr>
        <w:t>.</w:t>
      </w:r>
    </w:p>
    <w:p w14:paraId="0C88EC2A" w14:textId="0B3589F9" w:rsidR="00985BB7" w:rsidRPr="00DB3832" w:rsidRDefault="00985BB7" w:rsidP="00DB3832">
      <w:pPr>
        <w:pStyle w:val="BodyText"/>
        <w:spacing w:before="1" w:line="235" w:lineRule="auto"/>
        <w:ind w:left="185" w:right="132" w:firstLine="284"/>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 xml:space="preserve">Поскольку к документации по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 xml:space="preserve"> легко можно обратиться из системы,</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я</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рекомендую</w:t>
      </w:r>
      <w:r w:rsidRPr="00DB3832">
        <w:rPr>
          <w:rFonts w:ascii="Times New Roman" w:hAnsi="Times New Roman" w:cs="Times New Roman"/>
          <w:spacing w:val="49"/>
          <w:sz w:val="26"/>
          <w:szCs w:val="26"/>
          <w:lang w:val="ru-RU"/>
        </w:rPr>
        <w:t xml:space="preserve"> </w:t>
      </w:r>
      <w:r w:rsidRPr="00DB3832">
        <w:rPr>
          <w:rFonts w:ascii="Times New Roman" w:hAnsi="Times New Roman" w:cs="Times New Roman"/>
          <w:sz w:val="26"/>
          <w:szCs w:val="26"/>
          <w:lang w:val="ru-RU"/>
        </w:rPr>
        <w:t>изучить</w:t>
      </w:r>
      <w:r w:rsidRPr="00DB3832">
        <w:rPr>
          <w:rFonts w:ascii="Times New Roman" w:hAnsi="Times New Roman" w:cs="Times New Roman"/>
          <w:spacing w:val="54"/>
          <w:sz w:val="26"/>
          <w:szCs w:val="26"/>
          <w:lang w:val="ru-RU"/>
        </w:rPr>
        <w:t xml:space="preserve"> </w:t>
      </w:r>
      <w:r w:rsidRPr="00DB3832">
        <w:rPr>
          <w:rFonts w:ascii="Times New Roman" w:hAnsi="Times New Roman" w:cs="Times New Roman"/>
          <w:sz w:val="26"/>
          <w:szCs w:val="26"/>
          <w:lang w:val="ru-RU"/>
        </w:rPr>
        <w:t>все</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имеющиеся</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специальные</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команды,</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набрав</w:t>
      </w:r>
    </w:p>
    <w:p w14:paraId="7BD8CE70" w14:textId="77777777" w:rsidR="00985BB7" w:rsidRPr="00DB3832" w:rsidRDefault="00985BB7" w:rsidP="00DB3832">
      <w:pPr>
        <w:pStyle w:val="BodyText"/>
        <w:spacing w:line="237" w:lineRule="auto"/>
        <w:ind w:left="187" w:right="126" w:firstLine="15"/>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w:t>
      </w:r>
      <w:r w:rsidRPr="00DB3832">
        <w:rPr>
          <w:rFonts w:ascii="Times New Roman" w:hAnsi="Times New Roman" w:cs="Times New Roman"/>
          <w:sz w:val="26"/>
          <w:szCs w:val="26"/>
        </w:rPr>
        <w:t>quickref</w:t>
      </w:r>
      <w:r w:rsidRPr="00DB3832">
        <w:rPr>
          <w:rFonts w:ascii="Times New Roman" w:hAnsi="Times New Roman" w:cs="Times New Roman"/>
          <w:sz w:val="26"/>
          <w:szCs w:val="26"/>
          <w:lang w:val="ru-RU"/>
        </w:rPr>
        <w:t xml:space="preserve"> или %</w:t>
      </w:r>
      <w:r w:rsidRPr="00DB3832">
        <w:rPr>
          <w:rFonts w:ascii="Times New Roman" w:hAnsi="Times New Roman" w:cs="Times New Roman"/>
          <w:sz w:val="26"/>
          <w:szCs w:val="26"/>
        </w:rPr>
        <w:t>magic</w:t>
      </w:r>
      <w:r w:rsidRPr="00DB3832">
        <w:rPr>
          <w:rFonts w:ascii="Times New Roman" w:hAnsi="Times New Roman" w:cs="Times New Roman"/>
          <w:sz w:val="26"/>
          <w:szCs w:val="26"/>
          <w:lang w:val="ru-RU"/>
        </w:rPr>
        <w:t>. Я расскажу только о нескольких наиболее важных для</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продуктивной работы в области интерактивных вычислений и разработки в</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среде</w:t>
      </w:r>
      <w:r w:rsidRPr="00DB3832">
        <w:rPr>
          <w:rFonts w:ascii="Times New Roman" w:hAnsi="Times New Roman" w:cs="Times New Roman"/>
          <w:spacing w:val="30"/>
          <w:sz w:val="26"/>
          <w:szCs w:val="26"/>
          <w:lang w:val="ru-RU"/>
        </w:rPr>
        <w:t xml:space="preserve">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w:t>
      </w:r>
    </w:p>
    <w:p w14:paraId="47749975" w14:textId="77777777" w:rsidR="00985BB7" w:rsidRPr="00DB3832" w:rsidRDefault="00985BB7" w:rsidP="00DB3832">
      <w:pPr>
        <w:spacing w:before="200"/>
        <w:ind w:left="184"/>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Таблица</w:t>
      </w:r>
      <w:r w:rsidRPr="00DB3832">
        <w:rPr>
          <w:rFonts w:ascii="Times New Roman" w:hAnsi="Times New Roman" w:cs="Times New Roman"/>
          <w:spacing w:val="25"/>
          <w:sz w:val="26"/>
          <w:szCs w:val="26"/>
          <w:lang w:val="ru-RU"/>
        </w:rPr>
        <w:t xml:space="preserve"> </w:t>
      </w:r>
      <w:r w:rsidRPr="00DB3832">
        <w:rPr>
          <w:rFonts w:ascii="Times New Roman" w:hAnsi="Times New Roman" w:cs="Times New Roman"/>
          <w:sz w:val="26"/>
          <w:szCs w:val="26"/>
          <w:lang w:val="ru-RU"/>
        </w:rPr>
        <w:t>3.2.</w:t>
      </w:r>
      <w:r w:rsidRPr="00DB3832">
        <w:rPr>
          <w:rFonts w:ascii="Times New Roman" w:hAnsi="Times New Roman" w:cs="Times New Roman"/>
          <w:spacing w:val="35"/>
          <w:sz w:val="26"/>
          <w:szCs w:val="26"/>
          <w:lang w:val="ru-RU"/>
        </w:rPr>
        <w:t xml:space="preserve"> </w:t>
      </w:r>
      <w:r w:rsidRPr="00DB3832">
        <w:rPr>
          <w:rFonts w:ascii="Times New Roman" w:hAnsi="Times New Roman" w:cs="Times New Roman"/>
          <w:sz w:val="26"/>
          <w:szCs w:val="26"/>
          <w:lang w:val="ru-RU"/>
        </w:rPr>
        <w:t>Часто</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используемые</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магические</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команды</w:t>
      </w:r>
      <w:r w:rsidRPr="00DB3832">
        <w:rPr>
          <w:rFonts w:ascii="Times New Roman" w:hAnsi="Times New Roman" w:cs="Times New Roman"/>
          <w:spacing w:val="36"/>
          <w:sz w:val="26"/>
          <w:szCs w:val="26"/>
          <w:lang w:val="ru-RU"/>
        </w:rPr>
        <w:t xml:space="preserve"> </w:t>
      </w:r>
      <w:r w:rsidRPr="00DB3832">
        <w:rPr>
          <w:rFonts w:ascii="Times New Roman" w:hAnsi="Times New Roman" w:cs="Times New Roman"/>
          <w:sz w:val="26"/>
          <w:szCs w:val="26"/>
        </w:rPr>
        <w:t>IPython</w:t>
      </w:r>
    </w:p>
    <w:p w14:paraId="5F2FFBFD" w14:textId="4ECCEA36" w:rsidR="00985BB7" w:rsidRDefault="00985BB7" w:rsidP="00DB3832">
      <w:pPr>
        <w:pStyle w:val="BodyText"/>
        <w:spacing w:before="3"/>
        <w:jc w:val="both"/>
        <w:rPr>
          <w:rFonts w:ascii="Times New Roman" w:hAnsi="Times New Roman" w:cs="Times New Roman"/>
          <w:sz w:val="26"/>
          <w:szCs w:val="26"/>
          <w:lang w:val="ru-RU"/>
        </w:rPr>
      </w:pPr>
    </w:p>
    <w:p w14:paraId="26420584" w14:textId="4DDA6202" w:rsidR="002918C7" w:rsidRDefault="002918C7" w:rsidP="00DB3832">
      <w:pPr>
        <w:pStyle w:val="BodyText"/>
        <w:spacing w:before="3"/>
        <w:jc w:val="both"/>
        <w:rPr>
          <w:rFonts w:ascii="Times New Roman" w:hAnsi="Times New Roman" w:cs="Times New Roman"/>
          <w:sz w:val="26"/>
          <w:szCs w:val="26"/>
          <w:lang w:val="ru-RU"/>
        </w:rPr>
      </w:pPr>
    </w:p>
    <w:p w14:paraId="4DEEC463" w14:textId="5BF0E5C0" w:rsidR="002918C7" w:rsidRDefault="002918C7" w:rsidP="00DB3832">
      <w:pPr>
        <w:pStyle w:val="BodyText"/>
        <w:spacing w:before="3"/>
        <w:jc w:val="both"/>
        <w:rPr>
          <w:rFonts w:ascii="Times New Roman" w:hAnsi="Times New Roman" w:cs="Times New Roman"/>
          <w:sz w:val="26"/>
          <w:szCs w:val="26"/>
          <w:lang w:val="ru-RU"/>
        </w:rPr>
      </w:pPr>
    </w:p>
    <w:p w14:paraId="43AAE425" w14:textId="0DFF40C7" w:rsidR="002918C7" w:rsidRDefault="002918C7" w:rsidP="00DB3832">
      <w:pPr>
        <w:pStyle w:val="BodyText"/>
        <w:spacing w:before="3"/>
        <w:jc w:val="both"/>
        <w:rPr>
          <w:rFonts w:ascii="Times New Roman" w:hAnsi="Times New Roman" w:cs="Times New Roman"/>
          <w:sz w:val="26"/>
          <w:szCs w:val="26"/>
          <w:lang w:val="ru-RU"/>
        </w:rPr>
      </w:pPr>
    </w:p>
    <w:p w14:paraId="1464C3E6" w14:textId="78BC0B78" w:rsidR="002918C7" w:rsidRDefault="002918C7" w:rsidP="00DB3832">
      <w:pPr>
        <w:pStyle w:val="BodyText"/>
        <w:spacing w:before="3"/>
        <w:jc w:val="both"/>
        <w:rPr>
          <w:rFonts w:ascii="Times New Roman" w:hAnsi="Times New Roman" w:cs="Times New Roman"/>
          <w:sz w:val="26"/>
          <w:szCs w:val="26"/>
          <w:lang w:val="ru-RU"/>
        </w:rPr>
      </w:pPr>
    </w:p>
    <w:p w14:paraId="6110EE48" w14:textId="61922B60" w:rsidR="002918C7" w:rsidRDefault="002918C7" w:rsidP="00DB3832">
      <w:pPr>
        <w:pStyle w:val="BodyText"/>
        <w:spacing w:before="3"/>
        <w:jc w:val="both"/>
        <w:rPr>
          <w:rFonts w:ascii="Times New Roman" w:hAnsi="Times New Roman" w:cs="Times New Roman"/>
          <w:sz w:val="26"/>
          <w:szCs w:val="26"/>
          <w:lang w:val="ru-RU"/>
        </w:rPr>
      </w:pPr>
    </w:p>
    <w:p w14:paraId="3F96FF4E" w14:textId="1ECD2FBA" w:rsidR="002918C7" w:rsidRDefault="002918C7" w:rsidP="00DB3832">
      <w:pPr>
        <w:pStyle w:val="BodyText"/>
        <w:spacing w:before="3"/>
        <w:jc w:val="both"/>
        <w:rPr>
          <w:rFonts w:ascii="Times New Roman" w:hAnsi="Times New Roman" w:cs="Times New Roman"/>
          <w:sz w:val="26"/>
          <w:szCs w:val="26"/>
          <w:lang w:val="ru-RU"/>
        </w:rPr>
      </w:pPr>
    </w:p>
    <w:p w14:paraId="40ACA49F" w14:textId="3A344E7D" w:rsidR="002918C7" w:rsidRDefault="002918C7" w:rsidP="00DB3832">
      <w:pPr>
        <w:pStyle w:val="BodyText"/>
        <w:spacing w:before="3"/>
        <w:jc w:val="both"/>
        <w:rPr>
          <w:rFonts w:ascii="Times New Roman" w:hAnsi="Times New Roman" w:cs="Times New Roman"/>
          <w:sz w:val="26"/>
          <w:szCs w:val="26"/>
          <w:lang w:val="ru-RU"/>
        </w:rPr>
      </w:pPr>
    </w:p>
    <w:p w14:paraId="03B3EC61" w14:textId="287FE5FC" w:rsidR="002918C7" w:rsidRDefault="002918C7" w:rsidP="00DB3832">
      <w:pPr>
        <w:pStyle w:val="BodyText"/>
        <w:spacing w:before="3"/>
        <w:jc w:val="both"/>
        <w:rPr>
          <w:rFonts w:ascii="Times New Roman" w:hAnsi="Times New Roman" w:cs="Times New Roman"/>
          <w:sz w:val="26"/>
          <w:szCs w:val="26"/>
          <w:lang w:val="ru-RU"/>
        </w:rPr>
      </w:pPr>
    </w:p>
    <w:p w14:paraId="4DA6B67C" w14:textId="0FB386E5" w:rsidR="002918C7" w:rsidRDefault="002918C7" w:rsidP="00DB3832">
      <w:pPr>
        <w:pStyle w:val="BodyText"/>
        <w:spacing w:before="3"/>
        <w:jc w:val="both"/>
        <w:rPr>
          <w:rFonts w:ascii="Times New Roman" w:hAnsi="Times New Roman" w:cs="Times New Roman"/>
          <w:sz w:val="26"/>
          <w:szCs w:val="26"/>
          <w:lang w:val="ru-RU"/>
        </w:rPr>
      </w:pPr>
    </w:p>
    <w:p w14:paraId="754ABC7B" w14:textId="4F2DAADA" w:rsidR="002918C7" w:rsidRDefault="002918C7" w:rsidP="00DB3832">
      <w:pPr>
        <w:pStyle w:val="BodyText"/>
        <w:spacing w:before="3"/>
        <w:jc w:val="both"/>
        <w:rPr>
          <w:rFonts w:ascii="Times New Roman" w:hAnsi="Times New Roman" w:cs="Times New Roman"/>
          <w:sz w:val="26"/>
          <w:szCs w:val="26"/>
          <w:lang w:val="ru-RU"/>
        </w:rPr>
      </w:pPr>
    </w:p>
    <w:p w14:paraId="260043E4" w14:textId="73393B5F" w:rsidR="002918C7" w:rsidRDefault="002918C7" w:rsidP="00DB3832">
      <w:pPr>
        <w:pStyle w:val="BodyText"/>
        <w:spacing w:before="3"/>
        <w:jc w:val="both"/>
        <w:rPr>
          <w:rFonts w:ascii="Times New Roman" w:hAnsi="Times New Roman" w:cs="Times New Roman"/>
          <w:sz w:val="26"/>
          <w:szCs w:val="26"/>
          <w:lang w:val="ru-RU"/>
        </w:rPr>
      </w:pPr>
    </w:p>
    <w:p w14:paraId="75A79888" w14:textId="77777777" w:rsidR="002918C7" w:rsidRPr="00DB3832" w:rsidRDefault="002918C7" w:rsidP="00DB3832">
      <w:pPr>
        <w:pStyle w:val="BodyText"/>
        <w:spacing w:before="3"/>
        <w:jc w:val="both"/>
        <w:rPr>
          <w:rFonts w:ascii="Times New Roman" w:hAnsi="Times New Roman" w:cs="Times New Roman"/>
          <w:sz w:val="26"/>
          <w:szCs w:val="26"/>
          <w:lang w:val="ru-RU"/>
        </w:rPr>
      </w:pPr>
    </w:p>
    <w:p w14:paraId="4EE2F49F" w14:textId="77777777" w:rsidR="00985BB7" w:rsidRPr="00DB3832" w:rsidRDefault="00985BB7" w:rsidP="00DB3832">
      <w:pPr>
        <w:ind w:left="268"/>
        <w:jc w:val="both"/>
        <w:rPr>
          <w:rFonts w:ascii="Times New Roman" w:hAnsi="Times New Roman" w:cs="Times New Roman"/>
          <w:b/>
          <w:sz w:val="26"/>
          <w:szCs w:val="26"/>
        </w:rPr>
      </w:pPr>
      <w:r w:rsidRPr="00DB3832">
        <w:rPr>
          <w:rFonts w:ascii="Times New Roman" w:hAnsi="Times New Roman" w:cs="Times New Roman"/>
          <w:noProof/>
          <w:sz w:val="26"/>
          <w:szCs w:val="26"/>
          <w:lang w:val="ru-RU" w:eastAsia="ru-RU"/>
        </w:rPr>
        <mc:AlternateContent>
          <mc:Choice Requires="wps">
            <w:drawing>
              <wp:anchor distT="0" distB="0" distL="114300" distR="114300" simplePos="0" relativeHeight="251653120" behindDoc="0" locked="0" layoutInCell="1" allowOverlap="1" wp14:anchorId="01F70325" wp14:editId="3873A4D3">
                <wp:simplePos x="0" y="0"/>
                <wp:positionH relativeFrom="page">
                  <wp:posOffset>2179304</wp:posOffset>
                </wp:positionH>
                <wp:positionV relativeFrom="paragraph">
                  <wp:posOffset>21516</wp:posOffset>
                </wp:positionV>
                <wp:extent cx="844842" cy="127000"/>
                <wp:effectExtent l="0" t="0" r="0" b="0"/>
                <wp:wrapNone/>
                <wp:docPr id="125" name="Надпись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60000">
                          <a:off x="0" y="0"/>
                          <a:ext cx="844842"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C3CC5A" w14:textId="77777777" w:rsidR="00985BB7" w:rsidRPr="00795985" w:rsidRDefault="00985BB7" w:rsidP="00985BB7">
                            <w:pPr>
                              <w:pStyle w:val="NormalWeb"/>
                              <w:spacing w:before="0" w:beforeAutospacing="0" w:after="0" w:afterAutospacing="0"/>
                              <w:jc w:val="center"/>
                              <w:rPr>
                                <w:sz w:val="18"/>
                                <w:szCs w:val="18"/>
                              </w:rPr>
                            </w:pPr>
                            <w:r w:rsidRPr="00795985">
                              <w:rPr>
                                <w:rFonts w:ascii="Arial" w:hAnsi="Arial" w:cs="Arial"/>
                                <w:b/>
                                <w:bCs/>
                                <w:color w:val="000000"/>
                                <w:sz w:val="18"/>
                                <w:szCs w:val="18"/>
                              </w:rPr>
                              <w:t>Описание</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1F70325" id="Надпись 125" o:spid="_x0000_s1027" type="#_x0000_t202" style="position:absolute;left:0;text-align:left;margin-left:171.6pt;margin-top:1.7pt;width:66.5pt;height:10pt;rotation:1;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" filled="f" stroked="f">
                <v:stroke joinstyle="round"/>
                <o:lock v:ext="edit" shapetype="t"/>
                <v:textbox style="mso-fit-shape-to-text:t">
                  <w:txbxContent>
                    <w:p w14:paraId="21C3CC5A" w14:textId="77777777" w:rsidR="00985BB7" w:rsidRPr="00795985" w:rsidRDefault="00985BB7" w:rsidP="00985BB7">
                      <w:pPr>
                        <w:pStyle w:val="NormalWeb"/>
                        <w:spacing w:before="0" w:beforeAutospacing="0" w:after="0" w:afterAutospacing="0"/>
                        <w:jc w:val="center"/>
                        <w:rPr>
                          <w:sz w:val="18"/>
                          <w:szCs w:val="18"/>
                        </w:rPr>
                      </w:pPr>
                      <w:r w:rsidRPr="00795985">
                        <w:rPr>
                          <w:rFonts w:ascii="Arial" w:hAnsi="Arial" w:cs="Arial"/>
                          <w:b/>
                          <w:bCs/>
                          <w:color w:val="000000"/>
                          <w:sz w:val="18"/>
                          <w:szCs w:val="18"/>
                        </w:rPr>
                        <w:t>Описание</w:t>
                      </w:r>
                    </w:p>
                  </w:txbxContent>
                </v:textbox>
                <w10:wrap anchorx="page"/>
              </v:shape>
            </w:pict>
          </mc:Fallback>
        </mc:AlternateContent>
      </w:r>
      <w:r w:rsidRPr="00DB3832">
        <w:rPr>
          <w:rFonts w:ascii="Times New Roman" w:hAnsi="Times New Roman" w:cs="Times New Roman"/>
          <w:b/>
          <w:sz w:val="26"/>
          <w:szCs w:val="26"/>
        </w:rPr>
        <w:t>Команда</w:t>
      </w:r>
    </w:p>
    <w:p w14:paraId="73CF5E30" w14:textId="77777777" w:rsidR="00985BB7" w:rsidRPr="00DB3832" w:rsidRDefault="00985BB7" w:rsidP="00DB3832">
      <w:pPr>
        <w:jc w:val="both"/>
        <w:rPr>
          <w:rFonts w:ascii="Times New Roman" w:hAnsi="Times New Roman" w:cs="Times New Roman"/>
          <w:sz w:val="26"/>
          <w:szCs w:val="26"/>
        </w:rPr>
        <w:sectPr w:rsidR="00985BB7" w:rsidRPr="00DB3832">
          <w:pgSz w:w="10350" w:h="14790"/>
          <w:pgMar w:top="0" w:right="560" w:bottom="280" w:left="560" w:header="720" w:footer="720" w:gutter="0"/>
          <w:cols w:space="720"/>
        </w:sectPr>
      </w:pPr>
    </w:p>
    <w:p w14:paraId="755D3CE3" w14:textId="3F3795C3" w:rsidR="00985BB7" w:rsidRPr="00DB3832" w:rsidRDefault="00985BB7" w:rsidP="00DB3832">
      <w:pPr>
        <w:spacing w:before="168"/>
        <w:ind w:left="275"/>
        <w:jc w:val="both"/>
        <w:rPr>
          <w:rFonts w:ascii="Times New Roman" w:hAnsi="Times New Roman" w:cs="Times New Roman"/>
          <w:sz w:val="26"/>
          <w:szCs w:val="26"/>
        </w:rPr>
      </w:pPr>
      <w:r w:rsidRPr="00DB3832">
        <w:rPr>
          <w:rFonts w:ascii="Times New Roman" w:hAnsi="Times New Roman" w:cs="Times New Roman"/>
          <w:w w:val="115"/>
          <w:sz w:val="26"/>
          <w:szCs w:val="26"/>
        </w:rPr>
        <w:t>%quickref</w:t>
      </w:r>
    </w:p>
    <w:p w14:paraId="14F5CE92" w14:textId="77777777" w:rsidR="00985BB7" w:rsidRPr="00DB3832" w:rsidRDefault="00985BB7" w:rsidP="00DB3832">
      <w:pPr>
        <w:spacing w:before="126"/>
        <w:ind w:left="275"/>
        <w:jc w:val="both"/>
        <w:rPr>
          <w:rFonts w:ascii="Times New Roman" w:hAnsi="Times New Roman" w:cs="Times New Roman"/>
          <w:sz w:val="26"/>
          <w:szCs w:val="26"/>
        </w:rPr>
      </w:pPr>
      <w:r w:rsidRPr="00DB3832">
        <w:rPr>
          <w:rFonts w:ascii="Times New Roman" w:hAnsi="Times New Roman" w:cs="Times New Roman"/>
          <w:sz w:val="26"/>
          <w:szCs w:val="26"/>
        </w:rPr>
        <w:t>%magic</w:t>
      </w:r>
    </w:p>
    <w:p w14:paraId="3502857D" w14:textId="77777777" w:rsidR="00985BB7" w:rsidRPr="00DB3832" w:rsidRDefault="00985BB7" w:rsidP="00DB3832">
      <w:pPr>
        <w:pStyle w:val="BodyText"/>
        <w:spacing w:before="1"/>
        <w:jc w:val="both"/>
        <w:rPr>
          <w:rFonts w:ascii="Times New Roman" w:hAnsi="Times New Roman" w:cs="Times New Roman"/>
          <w:sz w:val="26"/>
          <w:szCs w:val="26"/>
        </w:rPr>
      </w:pPr>
    </w:p>
    <w:p w14:paraId="3CC7ED11" w14:textId="77777777" w:rsidR="00985BB7" w:rsidRPr="00DB3832" w:rsidRDefault="00985BB7" w:rsidP="00DB3832">
      <w:pPr>
        <w:ind w:left="277"/>
        <w:jc w:val="both"/>
        <w:rPr>
          <w:rFonts w:ascii="Times New Roman" w:hAnsi="Times New Roman" w:cs="Times New Roman"/>
          <w:sz w:val="26"/>
          <w:szCs w:val="26"/>
        </w:rPr>
      </w:pPr>
      <w:r w:rsidRPr="00DB3832">
        <w:rPr>
          <w:rFonts w:ascii="Times New Roman" w:hAnsi="Times New Roman" w:cs="Times New Roman"/>
          <w:sz w:val="26"/>
          <w:szCs w:val="26"/>
        </w:rPr>
        <w:t>%debug</w:t>
      </w:r>
    </w:p>
    <w:p w14:paraId="5CDE8B27" w14:textId="77777777" w:rsidR="00985BB7" w:rsidRPr="00DB3832" w:rsidRDefault="00985BB7" w:rsidP="00DB3832">
      <w:pPr>
        <w:pStyle w:val="BodyText"/>
        <w:spacing w:before="4"/>
        <w:jc w:val="both"/>
        <w:rPr>
          <w:rFonts w:ascii="Times New Roman" w:hAnsi="Times New Roman" w:cs="Times New Roman"/>
          <w:sz w:val="26"/>
          <w:szCs w:val="26"/>
        </w:rPr>
      </w:pPr>
    </w:p>
    <w:p w14:paraId="608D392C" w14:textId="77777777" w:rsidR="00985BB7" w:rsidRPr="00DB3832" w:rsidRDefault="00985BB7" w:rsidP="00DB3832">
      <w:pPr>
        <w:ind w:left="280"/>
        <w:jc w:val="both"/>
        <w:rPr>
          <w:rFonts w:ascii="Times New Roman" w:hAnsi="Times New Roman" w:cs="Times New Roman"/>
          <w:sz w:val="26"/>
          <w:szCs w:val="26"/>
        </w:rPr>
      </w:pPr>
      <w:r w:rsidRPr="00DB3832">
        <w:rPr>
          <w:rFonts w:ascii="Times New Roman" w:hAnsi="Times New Roman" w:cs="Times New Roman"/>
          <w:w w:val="110"/>
          <w:sz w:val="26"/>
          <w:szCs w:val="26"/>
        </w:rPr>
        <w:t>%hist</w:t>
      </w:r>
    </w:p>
    <w:p w14:paraId="24D73D4E" w14:textId="77777777" w:rsidR="00985BB7" w:rsidRPr="00DB3832" w:rsidRDefault="00985BB7" w:rsidP="00DB3832">
      <w:pPr>
        <w:pStyle w:val="BodyText"/>
        <w:spacing w:before="6"/>
        <w:jc w:val="both"/>
        <w:rPr>
          <w:rFonts w:ascii="Times New Roman" w:hAnsi="Times New Roman" w:cs="Times New Roman"/>
          <w:sz w:val="26"/>
          <w:szCs w:val="26"/>
        </w:rPr>
      </w:pPr>
    </w:p>
    <w:p w14:paraId="70579786" w14:textId="77777777" w:rsidR="00985BB7" w:rsidRPr="00DB3832" w:rsidRDefault="00985BB7" w:rsidP="00DB3832">
      <w:pPr>
        <w:ind w:left="282"/>
        <w:jc w:val="both"/>
        <w:rPr>
          <w:rFonts w:ascii="Times New Roman" w:hAnsi="Times New Roman" w:cs="Times New Roman"/>
          <w:sz w:val="26"/>
          <w:szCs w:val="26"/>
        </w:rPr>
      </w:pPr>
      <w:r w:rsidRPr="00DB3832">
        <w:rPr>
          <w:rFonts w:ascii="Times New Roman" w:hAnsi="Times New Roman" w:cs="Times New Roman"/>
          <w:sz w:val="26"/>
          <w:szCs w:val="26"/>
        </w:rPr>
        <w:t>%pdb</w:t>
      </w:r>
    </w:p>
    <w:p w14:paraId="6B5CE6BD" w14:textId="77777777" w:rsidR="00985BB7" w:rsidRPr="00DB3832" w:rsidRDefault="00985BB7" w:rsidP="00DB3832">
      <w:pPr>
        <w:spacing w:before="130"/>
        <w:ind w:left="285"/>
        <w:jc w:val="both"/>
        <w:rPr>
          <w:rFonts w:ascii="Times New Roman" w:hAnsi="Times New Roman" w:cs="Times New Roman"/>
          <w:sz w:val="26"/>
          <w:szCs w:val="26"/>
          <w:lang w:val="ru-RU"/>
        </w:rPr>
      </w:pPr>
      <w:r w:rsidRPr="00DB3832">
        <w:rPr>
          <w:rFonts w:ascii="Times New Roman" w:hAnsi="Times New Roman" w:cs="Times New Roman"/>
          <w:w w:val="110"/>
          <w:sz w:val="26"/>
          <w:szCs w:val="26"/>
          <w:lang w:val="ru-RU"/>
        </w:rPr>
        <w:t>%</w:t>
      </w:r>
      <w:r w:rsidRPr="00DB3832">
        <w:rPr>
          <w:rFonts w:ascii="Times New Roman" w:hAnsi="Times New Roman" w:cs="Times New Roman"/>
          <w:w w:val="110"/>
          <w:sz w:val="26"/>
          <w:szCs w:val="26"/>
        </w:rPr>
        <w:t>paste</w:t>
      </w:r>
    </w:p>
    <w:p w14:paraId="660CD2A0" w14:textId="77777777" w:rsidR="00985BB7" w:rsidRPr="00DB3832" w:rsidRDefault="00985BB7" w:rsidP="00DB3832">
      <w:pPr>
        <w:pStyle w:val="BodyText"/>
        <w:spacing w:before="2"/>
        <w:jc w:val="both"/>
        <w:rPr>
          <w:rFonts w:ascii="Times New Roman" w:hAnsi="Times New Roman" w:cs="Times New Roman"/>
          <w:sz w:val="26"/>
          <w:szCs w:val="26"/>
          <w:lang w:val="ru-RU"/>
        </w:rPr>
      </w:pPr>
    </w:p>
    <w:p w14:paraId="14F9289B" w14:textId="77777777" w:rsidR="00985BB7" w:rsidRPr="00DB3832" w:rsidRDefault="00985BB7" w:rsidP="00DB3832">
      <w:pPr>
        <w:ind w:left="285"/>
        <w:jc w:val="both"/>
        <w:rPr>
          <w:rFonts w:ascii="Times New Roman" w:hAnsi="Times New Roman" w:cs="Times New Roman"/>
          <w:sz w:val="26"/>
          <w:szCs w:val="26"/>
          <w:lang w:val="ru-RU"/>
        </w:rPr>
      </w:pPr>
      <w:r w:rsidRPr="00DB3832">
        <w:rPr>
          <w:rFonts w:ascii="Times New Roman" w:hAnsi="Times New Roman" w:cs="Times New Roman"/>
          <w:w w:val="110"/>
          <w:sz w:val="26"/>
          <w:szCs w:val="26"/>
          <w:lang w:val="ru-RU"/>
        </w:rPr>
        <w:t>%</w:t>
      </w:r>
      <w:r w:rsidRPr="00DB3832">
        <w:rPr>
          <w:rFonts w:ascii="Times New Roman" w:hAnsi="Times New Roman" w:cs="Times New Roman"/>
          <w:w w:val="110"/>
          <w:sz w:val="26"/>
          <w:szCs w:val="26"/>
        </w:rPr>
        <w:t>cpaste</w:t>
      </w:r>
    </w:p>
    <w:p w14:paraId="35978C0A" w14:textId="65796FC9" w:rsidR="00985BB7" w:rsidRPr="00DB3832" w:rsidRDefault="00985BB7" w:rsidP="00DB3832">
      <w:pPr>
        <w:spacing w:before="162"/>
        <w:ind w:left="283"/>
        <w:jc w:val="both"/>
        <w:rPr>
          <w:rFonts w:ascii="Times New Roman" w:eastAsia="Tahoma" w:hAnsi="Times New Roman" w:cs="Times New Roman"/>
          <w:sz w:val="26"/>
          <w:szCs w:val="26"/>
          <w:lang w:val="ru-RU"/>
        </w:rPr>
      </w:pPr>
      <w:r w:rsidRPr="00DB3832">
        <w:rPr>
          <w:rFonts w:ascii="Times New Roman" w:hAnsi="Times New Roman" w:cs="Times New Roman"/>
          <w:sz w:val="26"/>
          <w:szCs w:val="26"/>
          <w:lang w:val="ru-RU"/>
        </w:rPr>
        <w:br w:type="column"/>
      </w:r>
      <w:r w:rsidRPr="00DB3832">
        <w:rPr>
          <w:rFonts w:ascii="Times New Roman" w:eastAsia="Tahoma" w:hAnsi="Times New Roman" w:cs="Times New Roman"/>
          <w:w w:val="85"/>
          <w:sz w:val="26"/>
          <w:szCs w:val="26"/>
          <w:lang w:val="ru-RU"/>
        </w:rPr>
        <w:t>Вывести</w:t>
      </w:r>
      <w:r w:rsidRPr="00DB3832">
        <w:rPr>
          <w:rFonts w:ascii="Times New Roman" w:eastAsia="Tahoma" w:hAnsi="Times New Roman" w:cs="Times New Roman"/>
          <w:spacing w:val="29"/>
          <w:w w:val="85"/>
          <w:sz w:val="26"/>
          <w:szCs w:val="26"/>
          <w:lang w:val="ru-RU"/>
        </w:rPr>
        <w:t xml:space="preserve"> </w:t>
      </w:r>
      <w:r w:rsidRPr="00DB3832">
        <w:rPr>
          <w:rFonts w:ascii="Times New Roman" w:eastAsia="Tahoma" w:hAnsi="Times New Roman" w:cs="Times New Roman"/>
          <w:w w:val="85"/>
          <w:sz w:val="26"/>
          <w:szCs w:val="26"/>
          <w:lang w:val="ru-RU"/>
        </w:rPr>
        <w:t>краткую</w:t>
      </w:r>
      <w:r w:rsidRPr="00DB3832">
        <w:rPr>
          <w:rFonts w:ascii="Times New Roman" w:eastAsia="Tahoma" w:hAnsi="Times New Roman" w:cs="Times New Roman"/>
          <w:spacing w:val="35"/>
          <w:w w:val="85"/>
          <w:sz w:val="26"/>
          <w:szCs w:val="26"/>
          <w:lang w:val="ru-RU"/>
        </w:rPr>
        <w:t xml:space="preserve"> </w:t>
      </w:r>
      <w:r w:rsidRPr="00DB3832">
        <w:rPr>
          <w:rFonts w:ascii="Times New Roman" w:eastAsia="Tahoma" w:hAnsi="Times New Roman" w:cs="Times New Roman"/>
          <w:w w:val="85"/>
          <w:sz w:val="26"/>
          <w:szCs w:val="26"/>
          <w:lang w:val="ru-RU"/>
        </w:rPr>
        <w:t>справк</w:t>
      </w:r>
      <w:r w:rsidR="00436343" w:rsidRPr="00DB3832">
        <w:rPr>
          <w:rFonts w:ascii="Times New Roman" w:eastAsia="Tahoma" w:hAnsi="Times New Roman" w:cs="Times New Roman"/>
          <w:w w:val="85"/>
          <w:sz w:val="26"/>
          <w:szCs w:val="26"/>
          <w:lang w:val="ru-RU"/>
        </w:rPr>
        <w:t>у</w:t>
      </w:r>
      <w:r w:rsidRPr="00DB3832">
        <w:rPr>
          <w:rFonts w:ascii="Times New Roman" w:eastAsia="Tahoma" w:hAnsi="Times New Roman" w:cs="Times New Roman"/>
          <w:spacing w:val="14"/>
          <w:w w:val="85"/>
          <w:sz w:val="26"/>
          <w:szCs w:val="26"/>
          <w:lang w:val="ru-RU"/>
        </w:rPr>
        <w:t xml:space="preserve"> </w:t>
      </w:r>
      <w:r w:rsidRPr="00DB3832">
        <w:rPr>
          <w:rFonts w:ascii="Times New Roman" w:eastAsia="Tahoma" w:hAnsi="Times New Roman" w:cs="Times New Roman"/>
          <w:w w:val="85"/>
          <w:sz w:val="26"/>
          <w:szCs w:val="26"/>
          <w:lang w:val="ru-RU"/>
        </w:rPr>
        <w:t>по</w:t>
      </w:r>
      <w:r w:rsidRPr="00DB3832">
        <w:rPr>
          <w:rFonts w:ascii="Times New Roman" w:eastAsia="Tahoma" w:hAnsi="Times New Roman" w:cs="Times New Roman"/>
          <w:spacing w:val="44"/>
          <w:w w:val="85"/>
          <w:sz w:val="26"/>
          <w:szCs w:val="26"/>
          <w:lang w:val="ru-RU"/>
        </w:rPr>
        <w:t xml:space="preserve"> </w:t>
      </w:r>
      <w:r w:rsidRPr="00DB3832">
        <w:rPr>
          <w:rFonts w:ascii="Times New Roman" w:eastAsia="Tahoma" w:hAnsi="Times New Roman" w:cs="Times New Roman"/>
          <w:w w:val="85"/>
          <w:sz w:val="26"/>
          <w:szCs w:val="26"/>
        </w:rPr>
        <w:t>IPython</w:t>
      </w:r>
    </w:p>
    <w:p w14:paraId="11E42B49" w14:textId="77777777" w:rsidR="00985BB7" w:rsidRPr="00DB3832" w:rsidRDefault="00985BB7" w:rsidP="00DB3832">
      <w:pPr>
        <w:spacing w:before="123"/>
        <w:ind w:left="275" w:right="52" w:firstLine="8"/>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Вывести</w:t>
      </w:r>
      <w:r w:rsidRPr="00DB3832">
        <w:rPr>
          <w:rFonts w:ascii="Times New Roman" w:hAnsi="Times New Roman" w:cs="Times New Roman"/>
          <w:spacing w:val="23"/>
          <w:w w:val="90"/>
          <w:sz w:val="26"/>
          <w:szCs w:val="26"/>
          <w:lang w:val="ru-RU"/>
        </w:rPr>
        <w:t xml:space="preserve"> </w:t>
      </w:r>
      <w:r w:rsidRPr="00DB3832">
        <w:rPr>
          <w:rFonts w:ascii="Times New Roman" w:hAnsi="Times New Roman" w:cs="Times New Roman"/>
          <w:w w:val="90"/>
          <w:sz w:val="26"/>
          <w:szCs w:val="26"/>
          <w:lang w:val="ru-RU"/>
        </w:rPr>
        <w:t>подробную</w:t>
      </w:r>
      <w:r w:rsidRPr="00DB3832">
        <w:rPr>
          <w:rFonts w:ascii="Times New Roman" w:hAnsi="Times New Roman" w:cs="Times New Roman"/>
          <w:spacing w:val="29"/>
          <w:w w:val="90"/>
          <w:sz w:val="26"/>
          <w:szCs w:val="26"/>
          <w:lang w:val="ru-RU"/>
        </w:rPr>
        <w:t xml:space="preserve"> </w:t>
      </w:r>
      <w:r w:rsidRPr="00DB3832">
        <w:rPr>
          <w:rFonts w:ascii="Times New Roman" w:hAnsi="Times New Roman" w:cs="Times New Roman"/>
          <w:w w:val="90"/>
          <w:sz w:val="26"/>
          <w:szCs w:val="26"/>
          <w:lang w:val="ru-RU"/>
        </w:rPr>
        <w:t>документацию</w:t>
      </w:r>
      <w:r w:rsidRPr="00DB3832">
        <w:rPr>
          <w:rFonts w:ascii="Times New Roman" w:hAnsi="Times New Roman" w:cs="Times New Roman"/>
          <w:spacing w:val="25"/>
          <w:w w:val="90"/>
          <w:sz w:val="26"/>
          <w:szCs w:val="26"/>
          <w:lang w:val="ru-RU"/>
        </w:rPr>
        <w:t xml:space="preserve"> </w:t>
      </w:r>
      <w:r w:rsidRPr="00DB3832">
        <w:rPr>
          <w:rFonts w:ascii="Times New Roman" w:hAnsi="Times New Roman" w:cs="Times New Roman"/>
          <w:w w:val="90"/>
          <w:sz w:val="26"/>
          <w:szCs w:val="26"/>
          <w:lang w:val="ru-RU"/>
        </w:rPr>
        <w:t>по</w:t>
      </w:r>
      <w:r w:rsidRPr="00DB3832">
        <w:rPr>
          <w:rFonts w:ascii="Times New Roman" w:hAnsi="Times New Roman" w:cs="Times New Roman"/>
          <w:spacing w:val="18"/>
          <w:w w:val="90"/>
          <w:sz w:val="26"/>
          <w:szCs w:val="26"/>
          <w:lang w:val="ru-RU"/>
        </w:rPr>
        <w:t xml:space="preserve"> </w:t>
      </w:r>
      <w:r w:rsidRPr="00DB3832">
        <w:rPr>
          <w:rFonts w:ascii="Times New Roman" w:hAnsi="Times New Roman" w:cs="Times New Roman"/>
          <w:w w:val="90"/>
          <w:sz w:val="26"/>
          <w:szCs w:val="26"/>
          <w:lang w:val="ru-RU"/>
        </w:rPr>
        <w:t>всем</w:t>
      </w:r>
      <w:r w:rsidRPr="00DB3832">
        <w:rPr>
          <w:rFonts w:ascii="Times New Roman" w:hAnsi="Times New Roman" w:cs="Times New Roman"/>
          <w:spacing w:val="27"/>
          <w:w w:val="90"/>
          <w:sz w:val="26"/>
          <w:szCs w:val="26"/>
          <w:lang w:val="ru-RU"/>
        </w:rPr>
        <w:t xml:space="preserve"> </w:t>
      </w:r>
      <w:r w:rsidRPr="00DB3832">
        <w:rPr>
          <w:rFonts w:ascii="Times New Roman" w:hAnsi="Times New Roman" w:cs="Times New Roman"/>
          <w:w w:val="90"/>
          <w:sz w:val="26"/>
          <w:szCs w:val="26"/>
          <w:lang w:val="ru-RU"/>
        </w:rPr>
        <w:t>имеющимся</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магическим</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командам</w:t>
      </w:r>
    </w:p>
    <w:p w14:paraId="795D4637" w14:textId="77777777" w:rsidR="00985BB7" w:rsidRPr="00DB3832" w:rsidRDefault="00985BB7" w:rsidP="00DB3832">
      <w:pPr>
        <w:spacing w:before="125"/>
        <w:ind w:left="277" w:right="52" w:firstLine="8"/>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Войти</w:t>
      </w:r>
      <w:r w:rsidRPr="00DB3832">
        <w:rPr>
          <w:rFonts w:ascii="Times New Roman" w:hAnsi="Times New Roman" w:cs="Times New Roman"/>
          <w:spacing w:val="3"/>
          <w:w w:val="90"/>
          <w:sz w:val="26"/>
          <w:szCs w:val="26"/>
          <w:lang w:val="ru-RU"/>
        </w:rPr>
        <w:t xml:space="preserve"> </w:t>
      </w:r>
      <w:r w:rsidRPr="00DB3832">
        <w:rPr>
          <w:rFonts w:ascii="Times New Roman" w:hAnsi="Times New Roman" w:cs="Times New Roman"/>
          <w:w w:val="90"/>
          <w:sz w:val="26"/>
          <w:szCs w:val="26"/>
          <w:lang w:val="ru-RU"/>
        </w:rPr>
        <w:t>в</w:t>
      </w:r>
      <w:r w:rsidRPr="00DB3832">
        <w:rPr>
          <w:rFonts w:ascii="Times New Roman" w:hAnsi="Times New Roman" w:cs="Times New Roman"/>
          <w:spacing w:val="6"/>
          <w:w w:val="90"/>
          <w:sz w:val="26"/>
          <w:szCs w:val="26"/>
          <w:lang w:val="ru-RU"/>
        </w:rPr>
        <w:t xml:space="preserve"> </w:t>
      </w:r>
      <w:r w:rsidRPr="00DB3832">
        <w:rPr>
          <w:rFonts w:ascii="Times New Roman" w:hAnsi="Times New Roman" w:cs="Times New Roman"/>
          <w:w w:val="90"/>
          <w:sz w:val="26"/>
          <w:szCs w:val="26"/>
          <w:lang w:val="ru-RU"/>
        </w:rPr>
        <w:t>интерактивный</w:t>
      </w:r>
      <w:r w:rsidRPr="00DB3832">
        <w:rPr>
          <w:rFonts w:ascii="Times New Roman" w:hAnsi="Times New Roman" w:cs="Times New Roman"/>
          <w:spacing w:val="3"/>
          <w:w w:val="90"/>
          <w:sz w:val="26"/>
          <w:szCs w:val="26"/>
          <w:lang w:val="ru-RU"/>
        </w:rPr>
        <w:t xml:space="preserve"> </w:t>
      </w:r>
      <w:r w:rsidRPr="00DB3832">
        <w:rPr>
          <w:rFonts w:ascii="Times New Roman" w:hAnsi="Times New Roman" w:cs="Times New Roman"/>
          <w:w w:val="90"/>
          <w:sz w:val="26"/>
          <w:szCs w:val="26"/>
          <w:lang w:val="ru-RU"/>
        </w:rPr>
        <w:t>отладчик</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в</w:t>
      </w:r>
      <w:r w:rsidRPr="00DB3832">
        <w:rPr>
          <w:rFonts w:ascii="Times New Roman" w:hAnsi="Times New Roman" w:cs="Times New Roman"/>
          <w:spacing w:val="9"/>
          <w:w w:val="90"/>
          <w:sz w:val="26"/>
          <w:szCs w:val="26"/>
          <w:lang w:val="ru-RU"/>
        </w:rPr>
        <w:t xml:space="preserve"> </w:t>
      </w:r>
      <w:r w:rsidRPr="00DB3832">
        <w:rPr>
          <w:rFonts w:ascii="Times New Roman" w:hAnsi="Times New Roman" w:cs="Times New Roman"/>
          <w:w w:val="90"/>
          <w:sz w:val="26"/>
          <w:szCs w:val="26"/>
          <w:lang w:val="ru-RU"/>
        </w:rPr>
        <w:t>точке</w:t>
      </w:r>
      <w:r w:rsidRPr="00DB3832">
        <w:rPr>
          <w:rFonts w:ascii="Times New Roman" w:hAnsi="Times New Roman" w:cs="Times New Roman"/>
          <w:spacing w:val="6"/>
          <w:w w:val="90"/>
          <w:sz w:val="26"/>
          <w:szCs w:val="26"/>
          <w:lang w:val="ru-RU"/>
        </w:rPr>
        <w:t xml:space="preserve"> </w:t>
      </w:r>
      <w:r w:rsidRPr="00DB3832">
        <w:rPr>
          <w:rFonts w:ascii="Times New Roman" w:hAnsi="Times New Roman" w:cs="Times New Roman"/>
          <w:w w:val="90"/>
          <w:sz w:val="26"/>
          <w:szCs w:val="26"/>
          <w:lang w:val="ru-RU"/>
        </w:rPr>
        <w:t>последнего</w:t>
      </w:r>
      <w:r w:rsidRPr="00DB3832">
        <w:rPr>
          <w:rFonts w:ascii="Times New Roman" w:hAnsi="Times New Roman" w:cs="Times New Roman"/>
          <w:spacing w:val="6"/>
          <w:w w:val="90"/>
          <w:sz w:val="26"/>
          <w:szCs w:val="26"/>
          <w:lang w:val="ru-RU"/>
        </w:rPr>
        <w:t xml:space="preserve"> </w:t>
      </w:r>
      <w:r w:rsidRPr="00DB3832">
        <w:rPr>
          <w:rFonts w:ascii="Times New Roman" w:hAnsi="Times New Roman" w:cs="Times New Roman"/>
          <w:w w:val="90"/>
          <w:sz w:val="26"/>
          <w:szCs w:val="26"/>
          <w:lang w:val="ru-RU"/>
        </w:rPr>
        <w:t>вызова,</w:t>
      </w:r>
      <w:r w:rsidRPr="00DB3832">
        <w:rPr>
          <w:rFonts w:ascii="Times New Roman" w:hAnsi="Times New Roman" w:cs="Times New Roman"/>
          <w:spacing w:val="-47"/>
          <w:w w:val="90"/>
          <w:sz w:val="26"/>
          <w:szCs w:val="26"/>
          <w:lang w:val="ru-RU"/>
        </w:rPr>
        <w:t xml:space="preserve"> </w:t>
      </w:r>
      <w:r w:rsidRPr="00DB3832">
        <w:rPr>
          <w:rFonts w:ascii="Times New Roman" w:hAnsi="Times New Roman" w:cs="Times New Roman"/>
          <w:w w:val="90"/>
          <w:sz w:val="26"/>
          <w:szCs w:val="26"/>
          <w:lang w:val="ru-RU"/>
        </w:rPr>
        <w:t>показанного</w:t>
      </w:r>
      <w:r w:rsidRPr="00DB3832">
        <w:rPr>
          <w:rFonts w:ascii="Times New Roman" w:hAnsi="Times New Roman" w:cs="Times New Roman"/>
          <w:spacing w:val="-7"/>
          <w:w w:val="90"/>
          <w:sz w:val="26"/>
          <w:szCs w:val="26"/>
          <w:lang w:val="ru-RU"/>
        </w:rPr>
        <w:t xml:space="preserve"> </w:t>
      </w:r>
      <w:r w:rsidRPr="00DB3832">
        <w:rPr>
          <w:rFonts w:ascii="Times New Roman" w:hAnsi="Times New Roman" w:cs="Times New Roman"/>
          <w:w w:val="90"/>
          <w:sz w:val="26"/>
          <w:szCs w:val="26"/>
          <w:lang w:val="ru-RU"/>
        </w:rPr>
        <w:t>в</w:t>
      </w:r>
      <w:r w:rsidRPr="00DB3832">
        <w:rPr>
          <w:rFonts w:ascii="Times New Roman" w:hAnsi="Times New Roman" w:cs="Times New Roman"/>
          <w:spacing w:val="4"/>
          <w:w w:val="90"/>
          <w:sz w:val="26"/>
          <w:szCs w:val="26"/>
          <w:lang w:val="ru-RU"/>
        </w:rPr>
        <w:t xml:space="preserve"> </w:t>
      </w:r>
      <w:r w:rsidRPr="00DB3832">
        <w:rPr>
          <w:rFonts w:ascii="Times New Roman" w:hAnsi="Times New Roman" w:cs="Times New Roman"/>
          <w:w w:val="90"/>
          <w:sz w:val="26"/>
          <w:szCs w:val="26"/>
          <w:lang w:val="ru-RU"/>
        </w:rPr>
        <w:t>обратной трассировке исключения</w:t>
      </w:r>
    </w:p>
    <w:p w14:paraId="0A5B9CC0" w14:textId="77777777" w:rsidR="00985BB7" w:rsidRPr="00DB3832" w:rsidRDefault="00985BB7" w:rsidP="00DB3832">
      <w:pPr>
        <w:spacing w:before="125" w:line="242" w:lineRule="auto"/>
        <w:ind w:left="277" w:right="52" w:firstLine="10"/>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Напечатать</w:t>
      </w:r>
      <w:r w:rsidRPr="00DB3832">
        <w:rPr>
          <w:rFonts w:ascii="Times New Roman" w:hAnsi="Times New Roman" w:cs="Times New Roman"/>
          <w:spacing w:val="10"/>
          <w:w w:val="90"/>
          <w:sz w:val="26"/>
          <w:szCs w:val="26"/>
          <w:lang w:val="ru-RU"/>
        </w:rPr>
        <w:t xml:space="preserve"> </w:t>
      </w:r>
      <w:r w:rsidRPr="00DB3832">
        <w:rPr>
          <w:rFonts w:ascii="Times New Roman" w:hAnsi="Times New Roman" w:cs="Times New Roman"/>
          <w:w w:val="90"/>
          <w:sz w:val="26"/>
          <w:szCs w:val="26"/>
          <w:lang w:val="ru-RU"/>
        </w:rPr>
        <w:t>историю</w:t>
      </w:r>
      <w:r w:rsidRPr="00DB3832">
        <w:rPr>
          <w:rFonts w:ascii="Times New Roman" w:hAnsi="Times New Roman" w:cs="Times New Roman"/>
          <w:spacing w:val="15"/>
          <w:w w:val="90"/>
          <w:sz w:val="26"/>
          <w:szCs w:val="26"/>
          <w:lang w:val="ru-RU"/>
        </w:rPr>
        <w:t xml:space="preserve"> </w:t>
      </w:r>
      <w:r w:rsidRPr="00DB3832">
        <w:rPr>
          <w:rFonts w:ascii="Times New Roman" w:hAnsi="Times New Roman" w:cs="Times New Roman"/>
          <w:w w:val="90"/>
          <w:sz w:val="26"/>
          <w:szCs w:val="26"/>
          <w:lang w:val="ru-RU"/>
        </w:rPr>
        <w:t>введенных</w:t>
      </w:r>
      <w:r w:rsidRPr="00DB3832">
        <w:rPr>
          <w:rFonts w:ascii="Times New Roman" w:hAnsi="Times New Roman" w:cs="Times New Roman"/>
          <w:spacing w:val="6"/>
          <w:w w:val="90"/>
          <w:sz w:val="26"/>
          <w:szCs w:val="26"/>
          <w:lang w:val="ru-RU"/>
        </w:rPr>
        <w:t xml:space="preserve"> </w:t>
      </w:r>
      <w:r w:rsidRPr="00DB3832">
        <w:rPr>
          <w:rFonts w:ascii="Times New Roman" w:hAnsi="Times New Roman" w:cs="Times New Roman"/>
          <w:w w:val="90"/>
          <w:sz w:val="26"/>
          <w:szCs w:val="26"/>
          <w:lang w:val="ru-RU"/>
        </w:rPr>
        <w:t>команд</w:t>
      </w:r>
      <w:r w:rsidRPr="00DB3832">
        <w:rPr>
          <w:rFonts w:ascii="Times New Roman" w:hAnsi="Times New Roman" w:cs="Times New Roman"/>
          <w:spacing w:val="18"/>
          <w:w w:val="90"/>
          <w:sz w:val="26"/>
          <w:szCs w:val="26"/>
          <w:lang w:val="ru-RU"/>
        </w:rPr>
        <w:t xml:space="preserve"> </w:t>
      </w:r>
      <w:r w:rsidRPr="00DB3832">
        <w:rPr>
          <w:rFonts w:ascii="Times New Roman" w:hAnsi="Times New Roman" w:cs="Times New Roman"/>
          <w:w w:val="90"/>
          <w:sz w:val="26"/>
          <w:szCs w:val="26"/>
          <w:lang w:val="ru-RU"/>
        </w:rPr>
        <w:t>(по</w:t>
      </w:r>
      <w:r w:rsidRPr="00DB3832">
        <w:rPr>
          <w:rFonts w:ascii="Times New Roman" w:hAnsi="Times New Roman" w:cs="Times New Roman"/>
          <w:spacing w:val="8"/>
          <w:w w:val="90"/>
          <w:sz w:val="26"/>
          <w:szCs w:val="26"/>
          <w:lang w:val="ru-RU"/>
        </w:rPr>
        <w:t xml:space="preserve"> </w:t>
      </w:r>
      <w:r w:rsidRPr="00DB3832">
        <w:rPr>
          <w:rFonts w:ascii="Times New Roman" w:hAnsi="Times New Roman" w:cs="Times New Roman"/>
          <w:w w:val="90"/>
          <w:sz w:val="26"/>
          <w:szCs w:val="26"/>
          <w:lang w:val="ru-RU"/>
        </w:rPr>
        <w:t>желанию</w:t>
      </w:r>
      <w:r w:rsidRPr="00DB3832">
        <w:rPr>
          <w:rFonts w:ascii="Times New Roman" w:hAnsi="Times New Roman" w:cs="Times New Roman"/>
          <w:spacing w:val="3"/>
          <w:w w:val="90"/>
          <w:sz w:val="26"/>
          <w:szCs w:val="26"/>
          <w:lang w:val="ru-RU"/>
        </w:rPr>
        <w:t xml:space="preserve"> </w:t>
      </w:r>
      <w:r w:rsidRPr="00DB3832">
        <w:rPr>
          <w:rFonts w:ascii="Times New Roman" w:hAnsi="Times New Roman" w:cs="Times New Roman"/>
          <w:w w:val="90"/>
          <w:sz w:val="26"/>
          <w:szCs w:val="26"/>
          <w:lang w:val="ru-RU"/>
        </w:rPr>
        <w:t>вместе</w:t>
      </w:r>
      <w:r w:rsidRPr="00DB3832">
        <w:rPr>
          <w:rFonts w:ascii="Times New Roman" w:hAnsi="Times New Roman" w:cs="Times New Roman"/>
          <w:spacing w:val="10"/>
          <w:w w:val="90"/>
          <w:sz w:val="26"/>
          <w:szCs w:val="26"/>
          <w:lang w:val="ru-RU"/>
        </w:rPr>
        <w:t xml:space="preserve"> </w:t>
      </w:r>
      <w:r w:rsidRPr="00DB3832">
        <w:rPr>
          <w:rFonts w:ascii="Times New Roman" w:hAnsi="Times New Roman" w:cs="Times New Roman"/>
          <w:w w:val="90"/>
          <w:sz w:val="26"/>
          <w:szCs w:val="26"/>
          <w:lang w:val="ru-RU"/>
        </w:rPr>
        <w:t>с</w:t>
      </w:r>
      <w:r w:rsidRPr="00DB3832">
        <w:rPr>
          <w:rFonts w:ascii="Times New Roman" w:hAnsi="Times New Roman" w:cs="Times New Roman"/>
          <w:spacing w:val="-47"/>
          <w:w w:val="90"/>
          <w:sz w:val="26"/>
          <w:szCs w:val="26"/>
          <w:lang w:val="ru-RU"/>
        </w:rPr>
        <w:t xml:space="preserve"> </w:t>
      </w:r>
      <w:r w:rsidRPr="00DB3832">
        <w:rPr>
          <w:rFonts w:ascii="Times New Roman" w:hAnsi="Times New Roman" w:cs="Times New Roman"/>
          <w:sz w:val="26"/>
          <w:szCs w:val="26"/>
          <w:lang w:val="ru-RU"/>
        </w:rPr>
        <w:t>результатами)</w:t>
      </w:r>
    </w:p>
    <w:p w14:paraId="77993376" w14:textId="77777777" w:rsidR="00985BB7" w:rsidRPr="00DB3832" w:rsidRDefault="00985BB7" w:rsidP="00DB3832">
      <w:pPr>
        <w:spacing w:before="191"/>
        <w:ind w:left="292" w:hanging="15"/>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Автоматически</w:t>
      </w:r>
      <w:r w:rsidRPr="00DB3832">
        <w:rPr>
          <w:rFonts w:ascii="Times New Roman" w:hAnsi="Times New Roman" w:cs="Times New Roman"/>
          <w:spacing w:val="-3"/>
          <w:w w:val="90"/>
          <w:sz w:val="26"/>
          <w:szCs w:val="26"/>
          <w:lang w:val="ru-RU"/>
        </w:rPr>
        <w:t xml:space="preserve"> </w:t>
      </w:r>
      <w:r w:rsidRPr="00DB3832">
        <w:rPr>
          <w:rFonts w:ascii="Times New Roman" w:hAnsi="Times New Roman" w:cs="Times New Roman"/>
          <w:w w:val="90"/>
          <w:sz w:val="26"/>
          <w:szCs w:val="26"/>
          <w:lang w:val="ru-RU"/>
        </w:rPr>
        <w:t>входить</w:t>
      </w:r>
      <w:r w:rsidRPr="00DB3832">
        <w:rPr>
          <w:rFonts w:ascii="Times New Roman" w:hAnsi="Times New Roman" w:cs="Times New Roman"/>
          <w:spacing w:val="8"/>
          <w:w w:val="90"/>
          <w:sz w:val="26"/>
          <w:szCs w:val="26"/>
          <w:lang w:val="ru-RU"/>
        </w:rPr>
        <w:t xml:space="preserve"> </w:t>
      </w:r>
      <w:r w:rsidRPr="00DB3832">
        <w:rPr>
          <w:rFonts w:ascii="Times New Roman" w:hAnsi="Times New Roman" w:cs="Times New Roman"/>
          <w:w w:val="90"/>
          <w:sz w:val="26"/>
          <w:szCs w:val="26"/>
          <w:lang w:val="ru-RU"/>
        </w:rPr>
        <w:t>в</w:t>
      </w:r>
      <w:r w:rsidRPr="00DB3832">
        <w:rPr>
          <w:rFonts w:ascii="Times New Roman" w:hAnsi="Times New Roman" w:cs="Times New Roman"/>
          <w:spacing w:val="6"/>
          <w:w w:val="90"/>
          <w:sz w:val="26"/>
          <w:szCs w:val="26"/>
          <w:lang w:val="ru-RU"/>
        </w:rPr>
        <w:t xml:space="preserve"> </w:t>
      </w:r>
      <w:r w:rsidRPr="00DB3832">
        <w:rPr>
          <w:rFonts w:ascii="Times New Roman" w:hAnsi="Times New Roman" w:cs="Times New Roman"/>
          <w:w w:val="90"/>
          <w:sz w:val="26"/>
          <w:szCs w:val="26"/>
          <w:lang w:val="ru-RU"/>
        </w:rPr>
        <w:t>отладчик</w:t>
      </w:r>
      <w:r w:rsidRPr="00DB3832">
        <w:rPr>
          <w:rFonts w:ascii="Times New Roman" w:hAnsi="Times New Roman" w:cs="Times New Roman"/>
          <w:spacing w:val="4"/>
          <w:w w:val="90"/>
          <w:sz w:val="26"/>
          <w:szCs w:val="26"/>
          <w:lang w:val="ru-RU"/>
        </w:rPr>
        <w:t xml:space="preserve"> </w:t>
      </w:r>
      <w:r w:rsidRPr="00DB3832">
        <w:rPr>
          <w:rFonts w:ascii="Times New Roman" w:hAnsi="Times New Roman" w:cs="Times New Roman"/>
          <w:w w:val="90"/>
          <w:sz w:val="26"/>
          <w:szCs w:val="26"/>
          <w:lang w:val="ru-RU"/>
        </w:rPr>
        <w:t>после</w:t>
      </w:r>
      <w:r w:rsidRPr="00DB3832">
        <w:rPr>
          <w:rFonts w:ascii="Times New Roman" w:hAnsi="Times New Roman" w:cs="Times New Roman"/>
          <w:spacing w:val="11"/>
          <w:w w:val="90"/>
          <w:sz w:val="26"/>
          <w:szCs w:val="26"/>
          <w:lang w:val="ru-RU"/>
        </w:rPr>
        <w:t xml:space="preserve"> </w:t>
      </w:r>
      <w:r w:rsidRPr="00DB3832">
        <w:rPr>
          <w:rFonts w:ascii="Times New Roman" w:hAnsi="Times New Roman" w:cs="Times New Roman"/>
          <w:w w:val="90"/>
          <w:sz w:val="26"/>
          <w:szCs w:val="26"/>
          <w:lang w:val="ru-RU"/>
        </w:rPr>
        <w:t>любого</w:t>
      </w:r>
      <w:r w:rsidRPr="00DB3832">
        <w:rPr>
          <w:rFonts w:ascii="Times New Roman" w:hAnsi="Times New Roman" w:cs="Times New Roman"/>
          <w:spacing w:val="3"/>
          <w:w w:val="90"/>
          <w:sz w:val="26"/>
          <w:szCs w:val="26"/>
          <w:lang w:val="ru-RU"/>
        </w:rPr>
        <w:t xml:space="preserve"> </w:t>
      </w:r>
      <w:r w:rsidRPr="00DB3832">
        <w:rPr>
          <w:rFonts w:ascii="Times New Roman" w:hAnsi="Times New Roman" w:cs="Times New Roman"/>
          <w:w w:val="90"/>
          <w:sz w:val="26"/>
          <w:szCs w:val="26"/>
          <w:lang w:val="ru-RU"/>
        </w:rPr>
        <w:t>исключения</w:t>
      </w:r>
    </w:p>
    <w:p w14:paraId="4B581B2B" w14:textId="77777777" w:rsidR="00985BB7" w:rsidRPr="00DB3832" w:rsidRDefault="00985BB7" w:rsidP="00DB3832">
      <w:pPr>
        <w:spacing w:before="125" w:line="244" w:lineRule="auto"/>
        <w:ind w:left="283" w:right="152" w:firstLine="9"/>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Выполнить отформатированный</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rPr>
        <w:t>Python</w:t>
      </w:r>
      <w:r w:rsidRPr="00DB3832">
        <w:rPr>
          <w:rFonts w:ascii="Times New Roman" w:hAnsi="Times New Roman" w:cs="Times New Roman"/>
          <w:w w:val="90"/>
          <w:sz w:val="26"/>
          <w:szCs w:val="26"/>
          <w:lang w:val="ru-RU"/>
        </w:rPr>
        <w:t>-к</w:t>
      </w:r>
      <w:r w:rsidRPr="00DB3832">
        <w:rPr>
          <w:rFonts w:ascii="Times New Roman" w:hAnsi="Times New Roman" w:cs="Times New Roman"/>
          <w:w w:val="90"/>
          <w:sz w:val="26"/>
          <w:szCs w:val="26"/>
        </w:rPr>
        <w:t>o</w:t>
      </w:r>
      <w:r w:rsidRPr="00DB3832">
        <w:rPr>
          <w:rFonts w:ascii="Times New Roman" w:hAnsi="Times New Roman" w:cs="Times New Roman"/>
          <w:w w:val="90"/>
          <w:sz w:val="26"/>
          <w:szCs w:val="26"/>
          <w:lang w:val="ru-RU"/>
        </w:rPr>
        <w:t>д,</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находящийся в</w:t>
      </w:r>
      <w:r w:rsidRPr="00DB3832">
        <w:rPr>
          <w:rFonts w:ascii="Times New Roman" w:hAnsi="Times New Roman" w:cs="Times New Roman"/>
          <w:spacing w:val="-48"/>
          <w:w w:val="90"/>
          <w:sz w:val="26"/>
          <w:szCs w:val="26"/>
          <w:lang w:val="ru-RU"/>
        </w:rPr>
        <w:t xml:space="preserve"> </w:t>
      </w:r>
      <w:r w:rsidRPr="00DB3832">
        <w:rPr>
          <w:rFonts w:ascii="Times New Roman" w:hAnsi="Times New Roman" w:cs="Times New Roman"/>
          <w:sz w:val="26"/>
          <w:szCs w:val="26"/>
          <w:lang w:val="ru-RU"/>
        </w:rPr>
        <w:t>буфере</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обмена</w:t>
      </w:r>
    </w:p>
    <w:p w14:paraId="2AB1CC43" w14:textId="1F3D946C" w:rsidR="00985BB7" w:rsidRPr="00DB3832" w:rsidRDefault="00985BB7" w:rsidP="00683CBC">
      <w:pPr>
        <w:spacing w:before="118"/>
        <w:ind w:left="284" w:right="52" w:firstLine="1"/>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num="2" w:space="720" w:equalWidth="0">
            <w:col w:w="1336" w:space="1265"/>
            <w:col w:w="6629"/>
          </w:cols>
        </w:sectPr>
      </w:pPr>
      <w:r w:rsidRPr="00DB3832">
        <w:rPr>
          <w:rFonts w:ascii="Times New Roman" w:hAnsi="Times New Roman" w:cs="Times New Roman"/>
          <w:w w:val="90"/>
          <w:sz w:val="26"/>
          <w:szCs w:val="26"/>
          <w:lang w:val="ru-RU"/>
        </w:rPr>
        <w:t>Открыть специальное приглашение для ручной</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 xml:space="preserve">вставки </w:t>
      </w:r>
      <w:r w:rsidRPr="00DB3832">
        <w:rPr>
          <w:rFonts w:ascii="Times New Roman" w:hAnsi="Times New Roman" w:cs="Times New Roman"/>
          <w:w w:val="90"/>
          <w:sz w:val="26"/>
          <w:szCs w:val="26"/>
        </w:rPr>
        <w:t>Python</w:t>
      </w:r>
      <w:r w:rsidRPr="00DB3832">
        <w:rPr>
          <w:rFonts w:ascii="Times New Roman" w:hAnsi="Times New Roman" w:cs="Times New Roman"/>
          <w:w w:val="90"/>
          <w:sz w:val="26"/>
          <w:szCs w:val="26"/>
          <w:lang w:val="ru-RU"/>
        </w:rPr>
        <w:t>­</w:t>
      </w:r>
      <w:r w:rsidRPr="00DB3832">
        <w:rPr>
          <w:rFonts w:ascii="Times New Roman" w:hAnsi="Times New Roman" w:cs="Times New Roman"/>
          <w:spacing w:val="-48"/>
          <w:w w:val="90"/>
          <w:sz w:val="26"/>
          <w:szCs w:val="26"/>
          <w:lang w:val="ru-RU"/>
        </w:rPr>
        <w:t xml:space="preserve"> </w:t>
      </w:r>
      <w:r w:rsidRPr="00DB3832">
        <w:rPr>
          <w:rFonts w:ascii="Times New Roman" w:hAnsi="Times New Roman" w:cs="Times New Roman"/>
          <w:sz w:val="26"/>
          <w:szCs w:val="26"/>
          <w:lang w:val="ru-RU"/>
        </w:rPr>
        <w:t>к</w:t>
      </w:r>
      <w:r w:rsidRPr="00DB3832">
        <w:rPr>
          <w:rFonts w:ascii="Times New Roman" w:hAnsi="Times New Roman" w:cs="Times New Roman"/>
          <w:sz w:val="26"/>
          <w:szCs w:val="26"/>
        </w:rPr>
        <w:t>o</w:t>
      </w:r>
      <w:r w:rsidRPr="00DB3832">
        <w:rPr>
          <w:rFonts w:ascii="Times New Roman" w:hAnsi="Times New Roman" w:cs="Times New Roman"/>
          <w:sz w:val="26"/>
          <w:szCs w:val="26"/>
          <w:lang w:val="ru-RU"/>
        </w:rPr>
        <w:t>д</w:t>
      </w:r>
      <w:r w:rsidRPr="00DB3832">
        <w:rPr>
          <w:rFonts w:ascii="Times New Roman" w:hAnsi="Times New Roman" w:cs="Times New Roman"/>
          <w:sz w:val="26"/>
          <w:szCs w:val="26"/>
        </w:rPr>
        <w:t>a</w:t>
      </w:r>
      <w:r w:rsidRPr="00DB3832">
        <w:rPr>
          <w:rFonts w:ascii="Times New Roman" w:hAnsi="Times New Roman" w:cs="Times New Roman"/>
          <w:sz w:val="26"/>
          <w:szCs w:val="26"/>
          <w:lang w:val="ru-RU"/>
        </w:rPr>
        <w:t>,</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подлежащего</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выполнению</w:t>
      </w:r>
    </w:p>
    <w:p w14:paraId="27DDC525" w14:textId="77777777" w:rsidR="00683CBC" w:rsidRDefault="00683CBC" w:rsidP="00683CBC">
      <w:pPr>
        <w:spacing w:before="49"/>
        <w:jc w:val="both"/>
        <w:rPr>
          <w:rFonts w:ascii="Times New Roman" w:hAnsi="Times New Roman" w:cs="Times New Roman"/>
          <w:i/>
          <w:sz w:val="26"/>
          <w:szCs w:val="26"/>
          <w:lang w:val="ru-RU"/>
        </w:rPr>
      </w:pPr>
    </w:p>
    <w:p w14:paraId="2B2D3E2C" w14:textId="77777777" w:rsidR="00683CBC" w:rsidRDefault="00683CBC" w:rsidP="00683CBC">
      <w:pPr>
        <w:spacing w:before="49"/>
        <w:jc w:val="both"/>
        <w:rPr>
          <w:rFonts w:ascii="Times New Roman" w:hAnsi="Times New Roman" w:cs="Times New Roman"/>
          <w:i/>
          <w:sz w:val="26"/>
          <w:szCs w:val="26"/>
          <w:lang w:val="ru-RU"/>
        </w:rPr>
      </w:pPr>
    </w:p>
    <w:p w14:paraId="50CBABEC" w14:textId="01E0E13B" w:rsidR="00985BB7" w:rsidRPr="00DB3832" w:rsidRDefault="00985BB7" w:rsidP="00683CBC">
      <w:pPr>
        <w:spacing w:before="49"/>
        <w:jc w:val="both"/>
        <w:rPr>
          <w:rFonts w:ascii="Times New Roman" w:hAnsi="Times New Roman" w:cs="Times New Roman"/>
          <w:b/>
          <w:sz w:val="26"/>
          <w:szCs w:val="26"/>
          <w:lang w:val="ru-RU"/>
        </w:rPr>
      </w:pPr>
      <w:r w:rsidRPr="00DB3832">
        <w:rPr>
          <w:rFonts w:ascii="Times New Roman" w:hAnsi="Times New Roman" w:cs="Times New Roman"/>
          <w:b/>
          <w:sz w:val="26"/>
          <w:szCs w:val="26"/>
          <w:lang w:val="ru-RU"/>
        </w:rPr>
        <w:t>Команда</w:t>
      </w:r>
    </w:p>
    <w:p w14:paraId="308F6843" w14:textId="77777777" w:rsidR="00985BB7" w:rsidRPr="00DB3832" w:rsidRDefault="00985BB7" w:rsidP="00DB3832">
      <w:pPr>
        <w:spacing w:before="148"/>
        <w:ind w:left="205"/>
        <w:jc w:val="both"/>
        <w:rPr>
          <w:rFonts w:ascii="Times New Roman" w:hAnsi="Times New Roman" w:cs="Times New Roman"/>
          <w:sz w:val="26"/>
          <w:szCs w:val="26"/>
          <w:lang w:val="ru-RU"/>
        </w:rPr>
      </w:pPr>
      <w:r w:rsidRPr="00DB3832">
        <w:rPr>
          <w:rFonts w:ascii="Times New Roman" w:hAnsi="Times New Roman" w:cs="Times New Roman"/>
          <w:w w:val="105"/>
          <w:sz w:val="26"/>
          <w:szCs w:val="26"/>
          <w:lang w:val="ru-RU"/>
        </w:rPr>
        <w:t>%</w:t>
      </w:r>
      <w:r w:rsidRPr="00DB3832">
        <w:rPr>
          <w:rFonts w:ascii="Times New Roman" w:hAnsi="Times New Roman" w:cs="Times New Roman"/>
          <w:w w:val="105"/>
          <w:sz w:val="26"/>
          <w:szCs w:val="26"/>
        </w:rPr>
        <w:t>reset</w:t>
      </w:r>
    </w:p>
    <w:p w14:paraId="089F8F8F" w14:textId="77777777" w:rsidR="00985BB7" w:rsidRPr="00DB3832" w:rsidRDefault="00985BB7" w:rsidP="00DB3832">
      <w:pPr>
        <w:spacing w:before="2"/>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br w:type="column"/>
      </w:r>
    </w:p>
    <w:p w14:paraId="6C5323C8" w14:textId="34759E10" w:rsidR="00985BB7" w:rsidRPr="00DB3832" w:rsidRDefault="00985BB7" w:rsidP="00DB3832">
      <w:pPr>
        <w:spacing w:line="630" w:lineRule="atLeast"/>
        <w:ind w:left="136" w:firstLine="141"/>
        <w:jc w:val="both"/>
        <w:rPr>
          <w:rFonts w:ascii="Times New Roman" w:hAnsi="Times New Roman" w:cs="Times New Roman"/>
          <w:b/>
          <w:sz w:val="26"/>
          <w:szCs w:val="26"/>
          <w:lang w:val="ru-RU"/>
        </w:rPr>
      </w:pPr>
      <w:r w:rsidRPr="00DB3832">
        <w:rPr>
          <w:rFonts w:ascii="Times New Roman" w:hAnsi="Times New Roman" w:cs="Times New Roman"/>
          <w:b/>
          <w:sz w:val="26"/>
          <w:szCs w:val="26"/>
          <w:lang w:val="ru-RU"/>
        </w:rPr>
        <w:t>Опис</w:t>
      </w:r>
      <w:r w:rsidRPr="00DB3832">
        <w:rPr>
          <w:rFonts w:ascii="Times New Roman" w:hAnsi="Times New Roman" w:cs="Times New Roman"/>
          <w:b/>
          <w:position w:val="-1"/>
          <w:sz w:val="26"/>
          <w:szCs w:val="26"/>
          <w:lang w:val="ru-RU"/>
        </w:rPr>
        <w:t>а</w:t>
      </w:r>
      <w:r w:rsidRPr="00DB3832">
        <w:rPr>
          <w:rFonts w:ascii="Times New Roman" w:hAnsi="Times New Roman" w:cs="Times New Roman"/>
          <w:b/>
          <w:sz w:val="26"/>
          <w:szCs w:val="26"/>
          <w:lang w:val="ru-RU"/>
        </w:rPr>
        <w:t>ние</w:t>
      </w:r>
    </w:p>
    <w:p w14:paraId="4C90B0C2" w14:textId="77777777" w:rsidR="00985BB7" w:rsidRPr="00DB3832" w:rsidRDefault="00985BB7" w:rsidP="00DB3832">
      <w:pPr>
        <w:spacing w:before="152" w:line="242" w:lineRule="auto"/>
        <w:ind w:left="135" w:hanging="2"/>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Удалить</w:t>
      </w:r>
      <w:r w:rsidRPr="00DB3832">
        <w:rPr>
          <w:rFonts w:ascii="Times New Roman" w:hAnsi="Times New Roman" w:cs="Times New Roman"/>
          <w:spacing w:val="19"/>
          <w:w w:val="95"/>
          <w:sz w:val="26"/>
          <w:szCs w:val="26"/>
          <w:lang w:val="ru-RU"/>
        </w:rPr>
        <w:t xml:space="preserve"> </w:t>
      </w:r>
      <w:r w:rsidRPr="00DB3832">
        <w:rPr>
          <w:rFonts w:ascii="Times New Roman" w:hAnsi="Times New Roman" w:cs="Times New Roman"/>
          <w:w w:val="95"/>
          <w:sz w:val="26"/>
          <w:szCs w:val="26"/>
          <w:lang w:val="ru-RU"/>
        </w:rPr>
        <w:t>все</w:t>
      </w:r>
      <w:r w:rsidRPr="00DB3832">
        <w:rPr>
          <w:rFonts w:ascii="Times New Roman" w:hAnsi="Times New Roman" w:cs="Times New Roman"/>
          <w:spacing w:val="20"/>
          <w:w w:val="95"/>
          <w:sz w:val="26"/>
          <w:szCs w:val="26"/>
          <w:lang w:val="ru-RU"/>
        </w:rPr>
        <w:t xml:space="preserve"> </w:t>
      </w:r>
      <w:r w:rsidRPr="00DB3832">
        <w:rPr>
          <w:rFonts w:ascii="Times New Roman" w:hAnsi="Times New Roman" w:cs="Times New Roman"/>
          <w:w w:val="95"/>
          <w:sz w:val="26"/>
          <w:szCs w:val="26"/>
          <w:lang w:val="ru-RU"/>
        </w:rPr>
        <w:t>переменные</w:t>
      </w:r>
      <w:r w:rsidRPr="00DB3832">
        <w:rPr>
          <w:rFonts w:ascii="Times New Roman" w:hAnsi="Times New Roman" w:cs="Times New Roman"/>
          <w:spacing w:val="21"/>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19"/>
          <w:w w:val="95"/>
          <w:sz w:val="26"/>
          <w:szCs w:val="26"/>
          <w:lang w:val="ru-RU"/>
        </w:rPr>
        <w:t xml:space="preserve"> </w:t>
      </w:r>
      <w:r w:rsidRPr="00DB3832">
        <w:rPr>
          <w:rFonts w:ascii="Times New Roman" w:hAnsi="Times New Roman" w:cs="Times New Roman"/>
          <w:w w:val="95"/>
          <w:sz w:val="26"/>
          <w:szCs w:val="26"/>
          <w:lang w:val="ru-RU"/>
        </w:rPr>
        <w:t>прочие</w:t>
      </w:r>
      <w:r w:rsidRPr="00DB3832">
        <w:rPr>
          <w:rFonts w:ascii="Times New Roman" w:hAnsi="Times New Roman" w:cs="Times New Roman"/>
          <w:spacing w:val="25"/>
          <w:w w:val="95"/>
          <w:sz w:val="26"/>
          <w:szCs w:val="26"/>
          <w:lang w:val="ru-RU"/>
        </w:rPr>
        <w:t xml:space="preserve"> </w:t>
      </w:r>
      <w:r w:rsidRPr="00DB3832">
        <w:rPr>
          <w:rFonts w:ascii="Times New Roman" w:hAnsi="Times New Roman" w:cs="Times New Roman"/>
          <w:w w:val="95"/>
          <w:sz w:val="26"/>
          <w:szCs w:val="26"/>
          <w:lang w:val="ru-RU"/>
        </w:rPr>
        <w:t>имена,</w:t>
      </w:r>
      <w:r w:rsidRPr="00DB3832">
        <w:rPr>
          <w:rFonts w:ascii="Times New Roman" w:hAnsi="Times New Roman" w:cs="Times New Roman"/>
          <w:spacing w:val="44"/>
          <w:w w:val="95"/>
          <w:sz w:val="26"/>
          <w:szCs w:val="26"/>
          <w:lang w:val="ru-RU"/>
        </w:rPr>
        <w:t xml:space="preserve"> </w:t>
      </w:r>
      <w:r w:rsidRPr="00DB3832">
        <w:rPr>
          <w:rFonts w:ascii="Times New Roman" w:hAnsi="Times New Roman" w:cs="Times New Roman"/>
          <w:w w:val="95"/>
          <w:sz w:val="26"/>
          <w:szCs w:val="26"/>
          <w:lang w:val="ru-RU"/>
        </w:rPr>
        <w:t>определенные</w:t>
      </w:r>
      <w:r w:rsidRPr="00DB3832">
        <w:rPr>
          <w:rFonts w:ascii="Times New Roman" w:hAnsi="Times New Roman" w:cs="Times New Roman"/>
          <w:spacing w:val="19"/>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47"/>
          <w:w w:val="95"/>
          <w:sz w:val="26"/>
          <w:szCs w:val="26"/>
          <w:lang w:val="ru-RU"/>
        </w:rPr>
        <w:t xml:space="preserve"> </w:t>
      </w:r>
      <w:r w:rsidRPr="00DB3832">
        <w:rPr>
          <w:rFonts w:ascii="Times New Roman" w:hAnsi="Times New Roman" w:cs="Times New Roman"/>
          <w:sz w:val="26"/>
          <w:szCs w:val="26"/>
          <w:lang w:val="ru-RU"/>
        </w:rPr>
        <w:t>интерактивном</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пространстве</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имен</w:t>
      </w:r>
    </w:p>
    <w:p w14:paraId="65D9DB1D" w14:textId="77777777" w:rsidR="00985BB7" w:rsidRPr="00DB3832" w:rsidRDefault="00985BB7" w:rsidP="00DB3832">
      <w:pPr>
        <w:spacing w:line="242" w:lineRule="auto"/>
        <w:jc w:val="both"/>
        <w:rPr>
          <w:rFonts w:ascii="Times New Roman" w:hAnsi="Times New Roman" w:cs="Times New Roman"/>
          <w:sz w:val="26"/>
          <w:szCs w:val="26"/>
          <w:lang w:val="ru-RU"/>
        </w:rPr>
        <w:sectPr w:rsidR="00985BB7" w:rsidRPr="00DB3832">
          <w:pgSz w:w="10350" w:h="14790"/>
          <w:pgMar w:top="0" w:right="560" w:bottom="280" w:left="560" w:header="720" w:footer="720" w:gutter="0"/>
          <w:cols w:num="2" w:space="720" w:equalWidth="0">
            <w:col w:w="1731" w:space="904"/>
            <w:col w:w="6595"/>
          </w:cols>
        </w:sectPr>
      </w:pPr>
    </w:p>
    <w:p w14:paraId="71B7E32A" w14:textId="3DBF0F0A" w:rsidR="00985BB7" w:rsidRPr="00DB3832" w:rsidRDefault="00985BB7" w:rsidP="00DB3832">
      <w:pPr>
        <w:tabs>
          <w:tab w:val="left" w:pos="2773"/>
        </w:tabs>
        <w:spacing w:before="128"/>
        <w:ind w:left="205"/>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w:t>
      </w:r>
      <w:r w:rsidRPr="00DB3832">
        <w:rPr>
          <w:rFonts w:ascii="Times New Roman" w:hAnsi="Times New Roman" w:cs="Times New Roman"/>
          <w:sz w:val="26"/>
          <w:szCs w:val="26"/>
        </w:rPr>
        <w:t>page</w:t>
      </w:r>
      <w:r w:rsidRPr="00DB3832">
        <w:rPr>
          <w:rFonts w:ascii="Times New Roman" w:hAnsi="Times New Roman" w:cs="Times New Roman"/>
          <w:spacing w:val="94"/>
          <w:sz w:val="26"/>
          <w:szCs w:val="26"/>
          <w:lang w:val="ru-RU"/>
        </w:rPr>
        <w:t xml:space="preserve"> </w:t>
      </w:r>
      <w:r w:rsidRPr="00DB3832">
        <w:rPr>
          <w:rFonts w:ascii="Times New Roman" w:hAnsi="Times New Roman" w:cs="Times New Roman"/>
          <w:i/>
          <w:sz w:val="26"/>
          <w:szCs w:val="26"/>
        </w:rPr>
        <w:t>OBJECT</w:t>
      </w:r>
      <w:r w:rsidRPr="00DB3832">
        <w:rPr>
          <w:rFonts w:ascii="Times New Roman" w:hAnsi="Times New Roman" w:cs="Times New Roman"/>
          <w:i/>
          <w:sz w:val="26"/>
          <w:szCs w:val="26"/>
          <w:lang w:val="ru-RU"/>
        </w:rPr>
        <w:tab/>
      </w:r>
      <w:r w:rsidRPr="00DB3832">
        <w:rPr>
          <w:rFonts w:ascii="Times New Roman" w:hAnsi="Times New Roman" w:cs="Times New Roman"/>
          <w:sz w:val="26"/>
          <w:szCs w:val="26"/>
          <w:lang w:val="ru-RU"/>
        </w:rPr>
        <w:t>Сформировать</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красиво</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отформатированное</w:t>
      </w:r>
      <w:r w:rsidRPr="00DB3832">
        <w:rPr>
          <w:rFonts w:ascii="Times New Roman" w:hAnsi="Times New Roman" w:cs="Times New Roman"/>
          <w:spacing w:val="-13"/>
          <w:sz w:val="26"/>
          <w:szCs w:val="26"/>
          <w:lang w:val="ru-RU"/>
        </w:rPr>
        <w:t xml:space="preserve"> </w:t>
      </w:r>
      <w:r w:rsidRPr="00DB3832">
        <w:rPr>
          <w:rFonts w:ascii="Times New Roman" w:hAnsi="Times New Roman" w:cs="Times New Roman"/>
          <w:sz w:val="26"/>
          <w:szCs w:val="26"/>
          <w:lang w:val="ru-RU"/>
        </w:rPr>
        <w:t>представление</w:t>
      </w:r>
    </w:p>
    <w:p w14:paraId="3692B739" w14:textId="77777777" w:rsidR="00985BB7" w:rsidRPr="00DB3832" w:rsidRDefault="00985BB7" w:rsidP="00DB3832">
      <w:pPr>
        <w:spacing w:before="2"/>
        <w:ind w:left="2766"/>
        <w:jc w:val="both"/>
        <w:rPr>
          <w:rFonts w:ascii="Times New Roman" w:hAnsi="Times New Roman" w:cs="Times New Roman"/>
          <w:sz w:val="26"/>
          <w:szCs w:val="26"/>
          <w:lang w:val="ru-RU"/>
        </w:rPr>
      </w:pPr>
      <w:r w:rsidRPr="00DB3832">
        <w:rPr>
          <w:rFonts w:ascii="Times New Roman" w:hAnsi="Times New Roman" w:cs="Times New Roman"/>
          <w:spacing w:val="-1"/>
          <w:sz w:val="26"/>
          <w:szCs w:val="26"/>
          <w:lang w:val="ru-RU"/>
        </w:rPr>
        <w:t>объекта</w:t>
      </w:r>
      <w:r w:rsidRPr="00DB3832">
        <w:rPr>
          <w:rFonts w:ascii="Times New Roman" w:hAnsi="Times New Roman" w:cs="Times New Roman"/>
          <w:spacing w:val="-14"/>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вывести</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его постранично</w:t>
      </w:r>
    </w:p>
    <w:p w14:paraId="358BCE04" w14:textId="21AB66E5" w:rsidR="00985BB7" w:rsidRPr="00DB3832" w:rsidRDefault="00985BB7" w:rsidP="00DB3832">
      <w:pPr>
        <w:tabs>
          <w:tab w:val="left" w:pos="2778"/>
        </w:tabs>
        <w:spacing w:before="123"/>
        <w:ind w:left="205"/>
        <w:jc w:val="both"/>
        <w:rPr>
          <w:rFonts w:ascii="Times New Roman" w:hAnsi="Times New Roman" w:cs="Times New Roman"/>
          <w:sz w:val="26"/>
          <w:szCs w:val="26"/>
          <w:lang w:val="ru-RU"/>
        </w:rPr>
      </w:pPr>
      <w:r w:rsidRPr="00DB3832">
        <w:rPr>
          <w:rFonts w:ascii="Times New Roman" w:hAnsi="Times New Roman" w:cs="Times New Roman"/>
          <w:w w:val="105"/>
          <w:sz w:val="26"/>
          <w:szCs w:val="26"/>
          <w:lang w:val="ru-RU"/>
        </w:rPr>
        <w:t>%</w:t>
      </w:r>
      <w:r w:rsidRPr="00DB3832">
        <w:rPr>
          <w:rFonts w:ascii="Times New Roman" w:hAnsi="Times New Roman" w:cs="Times New Roman"/>
          <w:w w:val="105"/>
          <w:sz w:val="26"/>
          <w:szCs w:val="26"/>
        </w:rPr>
        <w:t>run</w:t>
      </w:r>
      <w:r w:rsidRPr="00DB3832">
        <w:rPr>
          <w:rFonts w:ascii="Times New Roman" w:hAnsi="Times New Roman" w:cs="Times New Roman"/>
          <w:w w:val="105"/>
          <w:sz w:val="26"/>
          <w:szCs w:val="26"/>
          <w:lang w:val="ru-RU"/>
        </w:rPr>
        <w:t xml:space="preserve"> </w:t>
      </w:r>
      <w:r w:rsidRPr="00DB3832">
        <w:rPr>
          <w:rFonts w:ascii="Times New Roman" w:hAnsi="Times New Roman" w:cs="Times New Roman"/>
          <w:spacing w:val="52"/>
          <w:w w:val="105"/>
          <w:sz w:val="26"/>
          <w:szCs w:val="26"/>
          <w:lang w:val="ru-RU"/>
        </w:rPr>
        <w:t xml:space="preserve"> </w:t>
      </w:r>
      <w:r w:rsidRPr="00DB3832">
        <w:rPr>
          <w:rFonts w:ascii="Times New Roman" w:hAnsi="Times New Roman" w:cs="Times New Roman"/>
          <w:i/>
          <w:w w:val="125"/>
          <w:sz w:val="26"/>
          <w:szCs w:val="26"/>
        </w:rPr>
        <w:t>script</w:t>
      </w:r>
      <w:r w:rsidRPr="00DB3832">
        <w:rPr>
          <w:rFonts w:ascii="Times New Roman" w:hAnsi="Times New Roman" w:cs="Times New Roman"/>
          <w:i/>
          <w:spacing w:val="3"/>
          <w:w w:val="125"/>
          <w:sz w:val="26"/>
          <w:szCs w:val="26"/>
          <w:lang w:val="ru-RU"/>
        </w:rPr>
        <w:t xml:space="preserve"> </w:t>
      </w:r>
      <w:r w:rsidRPr="00DB3832">
        <w:rPr>
          <w:rFonts w:ascii="Times New Roman" w:hAnsi="Times New Roman" w:cs="Times New Roman"/>
          <w:w w:val="105"/>
          <w:sz w:val="26"/>
          <w:szCs w:val="26"/>
          <w:lang w:val="ru-RU"/>
        </w:rPr>
        <w:t>.ру</w:t>
      </w:r>
      <w:r w:rsidRPr="00DB3832">
        <w:rPr>
          <w:rFonts w:ascii="Times New Roman" w:hAnsi="Times New Roman" w:cs="Times New Roman"/>
          <w:w w:val="105"/>
          <w:sz w:val="26"/>
          <w:szCs w:val="26"/>
          <w:lang w:val="ru-RU"/>
        </w:rPr>
        <w:tab/>
      </w:r>
      <w:r w:rsidRPr="00DB3832">
        <w:rPr>
          <w:rFonts w:ascii="Times New Roman" w:hAnsi="Times New Roman" w:cs="Times New Roman"/>
          <w:sz w:val="26"/>
          <w:szCs w:val="26"/>
          <w:lang w:val="ru-RU"/>
        </w:rPr>
        <w:t>Выполнить</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Ру</w:t>
      </w:r>
      <w:r w:rsidRPr="00DB3832">
        <w:rPr>
          <w:rFonts w:ascii="Times New Roman" w:hAnsi="Times New Roman" w:cs="Times New Roman"/>
          <w:sz w:val="26"/>
          <w:szCs w:val="26"/>
        </w:rPr>
        <w:t>th</w:t>
      </w:r>
      <w:r w:rsidRPr="00DB3832">
        <w:rPr>
          <w:rFonts w:ascii="Times New Roman" w:hAnsi="Times New Roman" w:cs="Times New Roman"/>
          <w:sz w:val="26"/>
          <w:szCs w:val="26"/>
          <w:lang w:val="ru-RU"/>
        </w:rPr>
        <w:t>о</w:t>
      </w:r>
      <w:r w:rsidR="00DD3235" w:rsidRPr="00DB3832">
        <w:rPr>
          <w:rFonts w:ascii="Times New Roman" w:hAnsi="Times New Roman" w:cs="Times New Roman"/>
          <w:sz w:val="26"/>
          <w:szCs w:val="26"/>
        </w:rPr>
        <w:t>n</w:t>
      </w:r>
      <w:r w:rsidRPr="00DB3832">
        <w:rPr>
          <w:rFonts w:ascii="Times New Roman" w:hAnsi="Times New Roman" w:cs="Times New Roman"/>
          <w:sz w:val="26"/>
          <w:szCs w:val="26"/>
          <w:lang w:val="ru-RU"/>
        </w:rPr>
        <w:t>-скрипт</w:t>
      </w:r>
      <w:r w:rsidRPr="00DB3832">
        <w:rPr>
          <w:rFonts w:ascii="Times New Roman" w:hAnsi="Times New Roman" w:cs="Times New Roman"/>
          <w:spacing w:val="-13"/>
          <w:sz w:val="26"/>
          <w:szCs w:val="26"/>
          <w:lang w:val="ru-RU"/>
        </w:rPr>
        <w:t xml:space="preserve"> </w:t>
      </w:r>
      <w:r w:rsidRPr="00DB3832">
        <w:rPr>
          <w:rFonts w:ascii="Times New Roman" w:hAnsi="Times New Roman" w:cs="Times New Roman"/>
          <w:sz w:val="26"/>
          <w:szCs w:val="26"/>
          <w:lang w:val="ru-RU"/>
        </w:rPr>
        <w:t>из</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rPr>
        <w:t>IPython</w:t>
      </w:r>
    </w:p>
    <w:p w14:paraId="4F6B2DCB" w14:textId="77777777" w:rsidR="00985BB7" w:rsidRPr="00DB3832" w:rsidRDefault="00985BB7" w:rsidP="00DB3832">
      <w:pPr>
        <w:tabs>
          <w:tab w:val="left" w:pos="2780"/>
        </w:tabs>
        <w:spacing w:before="122"/>
        <w:ind w:left="205"/>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w:t>
      </w:r>
      <w:r w:rsidRPr="00DB3832">
        <w:rPr>
          <w:rFonts w:ascii="Times New Roman" w:hAnsi="Times New Roman" w:cs="Times New Roman"/>
          <w:sz w:val="26"/>
          <w:szCs w:val="26"/>
        </w:rPr>
        <w:t>prun</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i/>
          <w:sz w:val="26"/>
          <w:szCs w:val="26"/>
          <w:lang w:val="ru-RU"/>
        </w:rPr>
        <w:t>предложение</w:t>
      </w:r>
      <w:r w:rsidRPr="00DB3832">
        <w:rPr>
          <w:rFonts w:ascii="Times New Roman" w:hAnsi="Times New Roman" w:cs="Times New Roman"/>
          <w:i/>
          <w:sz w:val="26"/>
          <w:szCs w:val="26"/>
          <w:lang w:val="ru-RU"/>
        </w:rPr>
        <w:tab/>
      </w:r>
      <w:r w:rsidRPr="00DB3832">
        <w:rPr>
          <w:rFonts w:ascii="Times New Roman" w:hAnsi="Times New Roman" w:cs="Times New Roman"/>
          <w:w w:val="95"/>
          <w:sz w:val="26"/>
          <w:szCs w:val="26"/>
          <w:lang w:val="ru-RU"/>
        </w:rPr>
        <w:t>Выполнить</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i/>
          <w:w w:val="95"/>
          <w:sz w:val="26"/>
          <w:szCs w:val="26"/>
          <w:lang w:val="ru-RU"/>
        </w:rPr>
        <w:t>предложение</w:t>
      </w:r>
      <w:r w:rsidRPr="00DB3832">
        <w:rPr>
          <w:rFonts w:ascii="Times New Roman" w:hAnsi="Times New Roman" w:cs="Times New Roman"/>
          <w:i/>
          <w:spacing w:val="3"/>
          <w:w w:val="95"/>
          <w:sz w:val="26"/>
          <w:szCs w:val="26"/>
          <w:lang w:val="ru-RU"/>
        </w:rPr>
        <w:t xml:space="preserve"> </w:t>
      </w:r>
      <w:r w:rsidRPr="00DB3832">
        <w:rPr>
          <w:rFonts w:ascii="Times New Roman" w:hAnsi="Times New Roman" w:cs="Times New Roman"/>
          <w:w w:val="95"/>
          <w:sz w:val="26"/>
          <w:szCs w:val="26"/>
          <w:lang w:val="ru-RU"/>
        </w:rPr>
        <w:t>под</w:t>
      </w:r>
      <w:r w:rsidRPr="00DB3832">
        <w:rPr>
          <w:rFonts w:ascii="Times New Roman" w:hAnsi="Times New Roman" w:cs="Times New Roman"/>
          <w:spacing w:val="22"/>
          <w:w w:val="95"/>
          <w:sz w:val="26"/>
          <w:szCs w:val="26"/>
          <w:lang w:val="ru-RU"/>
        </w:rPr>
        <w:t xml:space="preserve"> </w:t>
      </w:r>
      <w:r w:rsidRPr="00DB3832">
        <w:rPr>
          <w:rFonts w:ascii="Times New Roman" w:hAnsi="Times New Roman" w:cs="Times New Roman"/>
          <w:w w:val="95"/>
          <w:sz w:val="26"/>
          <w:szCs w:val="26"/>
          <w:lang w:val="ru-RU"/>
        </w:rPr>
        <w:t>управлением</w:t>
      </w:r>
      <w:r w:rsidRPr="00DB3832">
        <w:rPr>
          <w:rFonts w:ascii="Times New Roman" w:hAnsi="Times New Roman" w:cs="Times New Roman"/>
          <w:spacing w:val="26"/>
          <w:w w:val="95"/>
          <w:sz w:val="26"/>
          <w:szCs w:val="26"/>
          <w:lang w:val="ru-RU"/>
        </w:rPr>
        <w:t xml:space="preserve"> </w:t>
      </w:r>
      <w:r w:rsidRPr="00DB3832">
        <w:rPr>
          <w:rFonts w:ascii="Times New Roman" w:hAnsi="Times New Roman" w:cs="Times New Roman"/>
          <w:w w:val="95"/>
          <w:sz w:val="26"/>
          <w:szCs w:val="26"/>
        </w:rPr>
        <w:t>cProfile</w:t>
      </w:r>
      <w:r w:rsidRPr="00DB3832">
        <w:rPr>
          <w:rFonts w:ascii="Times New Roman" w:hAnsi="Times New Roman" w:cs="Times New Roman"/>
          <w:spacing w:val="27"/>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23"/>
          <w:w w:val="95"/>
          <w:sz w:val="26"/>
          <w:szCs w:val="26"/>
          <w:lang w:val="ru-RU"/>
        </w:rPr>
        <w:t xml:space="preserve"> </w:t>
      </w:r>
      <w:r w:rsidRPr="00DB3832">
        <w:rPr>
          <w:rFonts w:ascii="Times New Roman" w:hAnsi="Times New Roman" w:cs="Times New Roman"/>
          <w:w w:val="95"/>
          <w:sz w:val="26"/>
          <w:szCs w:val="26"/>
          <w:lang w:val="ru-RU"/>
        </w:rPr>
        <w:t>вывести</w:t>
      </w:r>
    </w:p>
    <w:p w14:paraId="5DC8A361" w14:textId="77777777" w:rsidR="00985BB7" w:rsidRPr="00DB3832" w:rsidRDefault="00985BB7" w:rsidP="00DB3832">
      <w:pPr>
        <w:spacing w:before="4"/>
        <w:ind w:left="2769"/>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результаты</w:t>
      </w:r>
      <w:r w:rsidRPr="00DB3832">
        <w:rPr>
          <w:rFonts w:ascii="Times New Roman" w:hAnsi="Times New Roman" w:cs="Times New Roman"/>
          <w:spacing w:val="48"/>
          <w:w w:val="95"/>
          <w:sz w:val="26"/>
          <w:szCs w:val="26"/>
          <w:lang w:val="ru-RU"/>
        </w:rPr>
        <w:t xml:space="preserve"> </w:t>
      </w:r>
      <w:r w:rsidRPr="00DB3832">
        <w:rPr>
          <w:rFonts w:ascii="Times New Roman" w:hAnsi="Times New Roman" w:cs="Times New Roman"/>
          <w:w w:val="95"/>
          <w:sz w:val="26"/>
          <w:szCs w:val="26"/>
          <w:lang w:val="ru-RU"/>
        </w:rPr>
        <w:t>профилирования</w:t>
      </w:r>
    </w:p>
    <w:p w14:paraId="7530A9E2" w14:textId="77777777" w:rsidR="00985BB7" w:rsidRPr="00DB3832" w:rsidRDefault="00985BB7" w:rsidP="00DB3832">
      <w:pPr>
        <w:tabs>
          <w:tab w:val="left" w:pos="2780"/>
        </w:tabs>
        <w:spacing w:before="126"/>
        <w:ind w:left="205"/>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w:t>
      </w:r>
      <w:r w:rsidRPr="00DB3832">
        <w:rPr>
          <w:rFonts w:ascii="Times New Roman" w:hAnsi="Times New Roman" w:cs="Times New Roman"/>
          <w:spacing w:val="-29"/>
          <w:w w:val="95"/>
          <w:sz w:val="26"/>
          <w:szCs w:val="26"/>
          <w:lang w:val="ru-RU"/>
        </w:rPr>
        <w:t xml:space="preserve"> </w:t>
      </w:r>
      <w:r w:rsidRPr="00DB3832">
        <w:rPr>
          <w:rFonts w:ascii="Times New Roman" w:hAnsi="Times New Roman" w:cs="Times New Roman"/>
          <w:sz w:val="26"/>
          <w:szCs w:val="26"/>
        </w:rPr>
        <w:t>time</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13"/>
          <w:sz w:val="26"/>
          <w:szCs w:val="26"/>
          <w:lang w:val="ru-RU"/>
        </w:rPr>
        <w:t xml:space="preserve"> </w:t>
      </w:r>
      <w:r w:rsidRPr="00DB3832">
        <w:rPr>
          <w:rFonts w:ascii="Times New Roman" w:hAnsi="Times New Roman" w:cs="Times New Roman"/>
          <w:i/>
          <w:sz w:val="26"/>
          <w:szCs w:val="26"/>
          <w:lang w:val="ru-RU"/>
        </w:rPr>
        <w:t>предложение</w:t>
      </w:r>
      <w:r w:rsidRPr="00DB3832">
        <w:rPr>
          <w:rFonts w:ascii="Times New Roman" w:hAnsi="Times New Roman" w:cs="Times New Roman"/>
          <w:i/>
          <w:sz w:val="26"/>
          <w:szCs w:val="26"/>
          <w:lang w:val="ru-RU"/>
        </w:rPr>
        <w:tab/>
      </w:r>
      <w:r w:rsidRPr="00DB3832">
        <w:rPr>
          <w:rFonts w:ascii="Times New Roman" w:hAnsi="Times New Roman" w:cs="Times New Roman"/>
          <w:w w:val="95"/>
          <w:sz w:val="26"/>
          <w:szCs w:val="26"/>
          <w:lang w:val="ru-RU"/>
        </w:rPr>
        <w:t>Показать</w:t>
      </w:r>
      <w:r w:rsidRPr="00DB3832">
        <w:rPr>
          <w:rFonts w:ascii="Times New Roman" w:hAnsi="Times New Roman" w:cs="Times New Roman"/>
          <w:spacing w:val="27"/>
          <w:w w:val="95"/>
          <w:sz w:val="26"/>
          <w:szCs w:val="26"/>
          <w:lang w:val="ru-RU"/>
        </w:rPr>
        <w:t xml:space="preserve"> </w:t>
      </w:r>
      <w:r w:rsidRPr="00DB3832">
        <w:rPr>
          <w:rFonts w:ascii="Times New Roman" w:hAnsi="Times New Roman" w:cs="Times New Roman"/>
          <w:w w:val="95"/>
          <w:sz w:val="26"/>
          <w:szCs w:val="26"/>
          <w:lang w:val="ru-RU"/>
        </w:rPr>
        <w:t>время</w:t>
      </w:r>
      <w:r w:rsidRPr="00DB3832">
        <w:rPr>
          <w:rFonts w:ascii="Times New Roman" w:hAnsi="Times New Roman" w:cs="Times New Roman"/>
          <w:spacing w:val="27"/>
          <w:w w:val="95"/>
          <w:sz w:val="26"/>
          <w:szCs w:val="26"/>
          <w:lang w:val="ru-RU"/>
        </w:rPr>
        <w:t xml:space="preserve"> </w:t>
      </w:r>
      <w:r w:rsidRPr="00DB3832">
        <w:rPr>
          <w:rFonts w:ascii="Times New Roman" w:hAnsi="Times New Roman" w:cs="Times New Roman"/>
          <w:w w:val="95"/>
          <w:sz w:val="26"/>
          <w:szCs w:val="26"/>
          <w:lang w:val="ru-RU"/>
        </w:rPr>
        <w:t>выполнения</w:t>
      </w:r>
      <w:r w:rsidRPr="00DB3832">
        <w:rPr>
          <w:rFonts w:ascii="Times New Roman" w:hAnsi="Times New Roman" w:cs="Times New Roman"/>
          <w:spacing w:val="30"/>
          <w:w w:val="95"/>
          <w:sz w:val="26"/>
          <w:szCs w:val="26"/>
          <w:lang w:val="ru-RU"/>
        </w:rPr>
        <w:t xml:space="preserve"> </w:t>
      </w:r>
      <w:r w:rsidRPr="00DB3832">
        <w:rPr>
          <w:rFonts w:ascii="Times New Roman" w:hAnsi="Times New Roman" w:cs="Times New Roman"/>
          <w:w w:val="95"/>
          <w:sz w:val="26"/>
          <w:szCs w:val="26"/>
          <w:lang w:val="ru-RU"/>
        </w:rPr>
        <w:t>одного</w:t>
      </w:r>
      <w:r w:rsidRPr="00DB3832">
        <w:rPr>
          <w:rFonts w:ascii="Times New Roman" w:hAnsi="Times New Roman" w:cs="Times New Roman"/>
          <w:spacing w:val="29"/>
          <w:w w:val="95"/>
          <w:sz w:val="26"/>
          <w:szCs w:val="26"/>
          <w:lang w:val="ru-RU"/>
        </w:rPr>
        <w:t xml:space="preserve"> </w:t>
      </w:r>
      <w:r w:rsidRPr="00DB3832">
        <w:rPr>
          <w:rFonts w:ascii="Times New Roman" w:hAnsi="Times New Roman" w:cs="Times New Roman"/>
          <w:w w:val="95"/>
          <w:sz w:val="26"/>
          <w:szCs w:val="26"/>
          <w:lang w:val="ru-RU"/>
        </w:rPr>
        <w:t>предложения</w:t>
      </w:r>
    </w:p>
    <w:p w14:paraId="66F247A6" w14:textId="77777777" w:rsidR="00985BB7" w:rsidRPr="00DB3832" w:rsidRDefault="00985BB7" w:rsidP="00DB3832">
      <w:pPr>
        <w:tabs>
          <w:tab w:val="left" w:pos="2780"/>
        </w:tabs>
        <w:spacing w:before="123"/>
        <w:ind w:left="205"/>
        <w:jc w:val="both"/>
        <w:rPr>
          <w:rFonts w:ascii="Times New Roman" w:hAnsi="Times New Roman" w:cs="Times New Roman"/>
          <w:sz w:val="26"/>
          <w:szCs w:val="26"/>
          <w:lang w:val="ru-RU"/>
        </w:rPr>
      </w:pPr>
      <w:r w:rsidRPr="00DB3832">
        <w:rPr>
          <w:rFonts w:ascii="Times New Roman" w:hAnsi="Times New Roman" w:cs="Times New Roman"/>
          <w:w w:val="105"/>
          <w:sz w:val="26"/>
          <w:szCs w:val="26"/>
          <w:lang w:val="ru-RU"/>
        </w:rPr>
        <w:t>%</w:t>
      </w:r>
      <w:r w:rsidRPr="00DB3832">
        <w:rPr>
          <w:rFonts w:ascii="Times New Roman" w:hAnsi="Times New Roman" w:cs="Times New Roman"/>
          <w:w w:val="105"/>
          <w:sz w:val="26"/>
          <w:szCs w:val="26"/>
        </w:rPr>
        <w:t>timeit</w:t>
      </w:r>
      <w:r w:rsidRPr="00DB3832">
        <w:rPr>
          <w:rFonts w:ascii="Times New Roman" w:hAnsi="Times New Roman" w:cs="Times New Roman"/>
          <w:w w:val="105"/>
          <w:sz w:val="26"/>
          <w:szCs w:val="26"/>
          <w:lang w:val="ru-RU"/>
        </w:rPr>
        <w:t xml:space="preserve">  </w:t>
      </w:r>
      <w:r w:rsidRPr="00DB3832">
        <w:rPr>
          <w:rFonts w:ascii="Times New Roman" w:hAnsi="Times New Roman" w:cs="Times New Roman"/>
          <w:spacing w:val="36"/>
          <w:w w:val="105"/>
          <w:sz w:val="26"/>
          <w:szCs w:val="26"/>
          <w:lang w:val="ru-RU"/>
        </w:rPr>
        <w:t xml:space="preserve"> </w:t>
      </w:r>
      <w:r w:rsidRPr="00DB3832">
        <w:rPr>
          <w:rFonts w:ascii="Times New Roman" w:hAnsi="Times New Roman" w:cs="Times New Roman"/>
          <w:i/>
          <w:w w:val="105"/>
          <w:sz w:val="26"/>
          <w:szCs w:val="26"/>
          <w:lang w:val="ru-RU"/>
        </w:rPr>
        <w:t>предложение</w:t>
      </w:r>
      <w:r w:rsidRPr="00DB3832">
        <w:rPr>
          <w:rFonts w:ascii="Times New Roman" w:hAnsi="Times New Roman" w:cs="Times New Roman"/>
          <w:i/>
          <w:w w:val="105"/>
          <w:sz w:val="26"/>
          <w:szCs w:val="26"/>
          <w:lang w:val="ru-RU"/>
        </w:rPr>
        <w:tab/>
      </w:r>
      <w:r w:rsidRPr="00DB3832">
        <w:rPr>
          <w:rFonts w:ascii="Times New Roman" w:hAnsi="Times New Roman" w:cs="Times New Roman"/>
          <w:w w:val="95"/>
          <w:sz w:val="26"/>
          <w:szCs w:val="26"/>
          <w:lang w:val="ru-RU"/>
        </w:rPr>
        <w:t>Выполнить</w:t>
      </w:r>
      <w:r w:rsidRPr="00DB3832">
        <w:rPr>
          <w:rFonts w:ascii="Times New Roman" w:hAnsi="Times New Roman" w:cs="Times New Roman"/>
          <w:spacing w:val="22"/>
          <w:w w:val="95"/>
          <w:sz w:val="26"/>
          <w:szCs w:val="26"/>
          <w:lang w:val="ru-RU"/>
        </w:rPr>
        <w:t xml:space="preserve"> </w:t>
      </w:r>
      <w:r w:rsidRPr="00DB3832">
        <w:rPr>
          <w:rFonts w:ascii="Times New Roman" w:hAnsi="Times New Roman" w:cs="Times New Roman"/>
          <w:w w:val="95"/>
          <w:sz w:val="26"/>
          <w:szCs w:val="26"/>
          <w:lang w:val="ru-RU"/>
        </w:rPr>
        <w:t>предложение</w:t>
      </w:r>
      <w:r w:rsidRPr="00DB3832">
        <w:rPr>
          <w:rFonts w:ascii="Times New Roman" w:hAnsi="Times New Roman" w:cs="Times New Roman"/>
          <w:spacing w:val="20"/>
          <w:w w:val="95"/>
          <w:sz w:val="26"/>
          <w:szCs w:val="26"/>
          <w:lang w:val="ru-RU"/>
        </w:rPr>
        <w:t xml:space="preserve"> </w:t>
      </w:r>
      <w:r w:rsidRPr="00DB3832">
        <w:rPr>
          <w:rFonts w:ascii="Times New Roman" w:hAnsi="Times New Roman" w:cs="Times New Roman"/>
          <w:w w:val="95"/>
          <w:sz w:val="26"/>
          <w:szCs w:val="26"/>
          <w:lang w:val="ru-RU"/>
        </w:rPr>
        <w:t>несколько</w:t>
      </w:r>
      <w:r w:rsidRPr="00DB3832">
        <w:rPr>
          <w:rFonts w:ascii="Times New Roman" w:hAnsi="Times New Roman" w:cs="Times New Roman"/>
          <w:spacing w:val="24"/>
          <w:w w:val="95"/>
          <w:sz w:val="26"/>
          <w:szCs w:val="26"/>
          <w:lang w:val="ru-RU"/>
        </w:rPr>
        <w:t xml:space="preserve"> </w:t>
      </w:r>
      <w:r w:rsidRPr="00DB3832">
        <w:rPr>
          <w:rFonts w:ascii="Times New Roman" w:hAnsi="Times New Roman" w:cs="Times New Roman"/>
          <w:w w:val="95"/>
          <w:sz w:val="26"/>
          <w:szCs w:val="26"/>
          <w:lang w:val="ru-RU"/>
        </w:rPr>
        <w:t>раз</w:t>
      </w:r>
      <w:r w:rsidRPr="00DB3832">
        <w:rPr>
          <w:rFonts w:ascii="Times New Roman" w:hAnsi="Times New Roman" w:cs="Times New Roman"/>
          <w:spacing w:val="25"/>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27"/>
          <w:w w:val="95"/>
          <w:sz w:val="26"/>
          <w:szCs w:val="26"/>
          <w:lang w:val="ru-RU"/>
        </w:rPr>
        <w:t xml:space="preserve"> </w:t>
      </w:r>
      <w:r w:rsidRPr="00DB3832">
        <w:rPr>
          <w:rFonts w:ascii="Times New Roman" w:hAnsi="Times New Roman" w:cs="Times New Roman"/>
          <w:w w:val="95"/>
          <w:sz w:val="26"/>
          <w:szCs w:val="26"/>
          <w:lang w:val="ru-RU"/>
        </w:rPr>
        <w:t>усреднить</w:t>
      </w:r>
      <w:r w:rsidRPr="00DB3832">
        <w:rPr>
          <w:rFonts w:ascii="Times New Roman" w:hAnsi="Times New Roman" w:cs="Times New Roman"/>
          <w:spacing w:val="27"/>
          <w:w w:val="95"/>
          <w:sz w:val="26"/>
          <w:szCs w:val="26"/>
          <w:lang w:val="ru-RU"/>
        </w:rPr>
        <w:t xml:space="preserve"> </w:t>
      </w:r>
      <w:r w:rsidRPr="00DB3832">
        <w:rPr>
          <w:rFonts w:ascii="Times New Roman" w:hAnsi="Times New Roman" w:cs="Times New Roman"/>
          <w:w w:val="95"/>
          <w:sz w:val="26"/>
          <w:szCs w:val="26"/>
          <w:lang w:val="ru-RU"/>
        </w:rPr>
        <w:t>время</w:t>
      </w:r>
    </w:p>
    <w:p w14:paraId="77B39194" w14:textId="77777777" w:rsidR="00985BB7" w:rsidRPr="00DB3832" w:rsidRDefault="00985BB7" w:rsidP="00DB3832">
      <w:pPr>
        <w:spacing w:before="6" w:line="244" w:lineRule="auto"/>
        <w:ind w:left="2762" w:right="1111" w:firstLine="7"/>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выполнения.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Полезно для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хронометража кода,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который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выполняется</w:t>
      </w:r>
      <w:r w:rsidRPr="00DB3832">
        <w:rPr>
          <w:rFonts w:ascii="Times New Roman" w:hAnsi="Times New Roman" w:cs="Times New Roman"/>
          <w:spacing w:val="-18"/>
          <w:w w:val="95"/>
          <w:sz w:val="26"/>
          <w:szCs w:val="26"/>
          <w:lang w:val="ru-RU"/>
        </w:rPr>
        <w:t xml:space="preserve"> </w:t>
      </w:r>
      <w:r w:rsidRPr="00DB3832">
        <w:rPr>
          <w:rFonts w:ascii="Times New Roman" w:hAnsi="Times New Roman" w:cs="Times New Roman"/>
          <w:w w:val="95"/>
          <w:sz w:val="26"/>
          <w:szCs w:val="26"/>
          <w:lang w:val="ru-RU"/>
        </w:rPr>
        <w:t>очень</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быстро</w:t>
      </w:r>
    </w:p>
    <w:p w14:paraId="3EE4D8A5" w14:textId="77777777" w:rsidR="00985BB7" w:rsidRPr="00DB3832" w:rsidRDefault="00985BB7" w:rsidP="00DB3832">
      <w:pPr>
        <w:tabs>
          <w:tab w:val="left" w:pos="2783"/>
        </w:tabs>
        <w:spacing w:before="123"/>
        <w:ind w:left="205"/>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who</w:t>
      </w:r>
      <w:r w:rsidRPr="00DB3832">
        <w:rPr>
          <w:rFonts w:ascii="Times New Roman" w:hAnsi="Times New Roman" w:cs="Times New Roman"/>
          <w:w w:val="95"/>
          <w:sz w:val="26"/>
          <w:szCs w:val="26"/>
          <w:lang w:val="ru-RU"/>
        </w:rPr>
        <w:t>,</w:t>
      </w:r>
      <w:r w:rsidRPr="00DB3832">
        <w:rPr>
          <w:rFonts w:ascii="Times New Roman" w:hAnsi="Times New Roman" w:cs="Times New Roman"/>
          <w:spacing w:val="8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who</w:t>
      </w:r>
      <w:r w:rsidRPr="00DB3832">
        <w:rPr>
          <w:rFonts w:ascii="Times New Roman" w:hAnsi="Times New Roman" w:cs="Times New Roman"/>
          <w:w w:val="95"/>
          <w:sz w:val="26"/>
          <w:szCs w:val="26"/>
          <w:lang w:val="ru-RU"/>
        </w:rPr>
        <w:t>_</w:t>
      </w:r>
      <w:r w:rsidRPr="00DB3832">
        <w:rPr>
          <w:rFonts w:ascii="Times New Roman" w:hAnsi="Times New Roman" w:cs="Times New Roman"/>
          <w:w w:val="95"/>
          <w:sz w:val="26"/>
          <w:szCs w:val="26"/>
        </w:rPr>
        <w:t>ls</w:t>
      </w:r>
      <w:r w:rsidRPr="00DB3832">
        <w:rPr>
          <w:rFonts w:ascii="Times New Roman" w:hAnsi="Times New Roman" w:cs="Times New Roman"/>
          <w:w w:val="95"/>
          <w:sz w:val="26"/>
          <w:szCs w:val="26"/>
          <w:lang w:val="ru-RU"/>
        </w:rPr>
        <w:t>,</w:t>
      </w:r>
      <w:r w:rsidRPr="00DB3832">
        <w:rPr>
          <w:rFonts w:ascii="Times New Roman" w:hAnsi="Times New Roman" w:cs="Times New Roman"/>
          <w:spacing w:val="8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whos</w:t>
      </w:r>
      <w:r w:rsidRPr="00DB3832">
        <w:rPr>
          <w:rFonts w:ascii="Times New Roman" w:hAnsi="Times New Roman" w:cs="Times New Roman"/>
          <w:w w:val="95"/>
          <w:sz w:val="26"/>
          <w:szCs w:val="26"/>
          <w:lang w:val="ru-RU"/>
        </w:rPr>
        <w:tab/>
        <w:t>Вывести</w:t>
      </w:r>
      <w:r w:rsidRPr="00DB3832">
        <w:rPr>
          <w:rFonts w:ascii="Times New Roman" w:hAnsi="Times New Roman" w:cs="Times New Roman"/>
          <w:spacing w:val="27"/>
          <w:w w:val="95"/>
          <w:sz w:val="26"/>
          <w:szCs w:val="26"/>
          <w:lang w:val="ru-RU"/>
        </w:rPr>
        <w:t xml:space="preserve"> </w:t>
      </w:r>
      <w:r w:rsidRPr="00DB3832">
        <w:rPr>
          <w:rFonts w:ascii="Times New Roman" w:hAnsi="Times New Roman" w:cs="Times New Roman"/>
          <w:w w:val="95"/>
          <w:sz w:val="26"/>
          <w:szCs w:val="26"/>
          <w:lang w:val="ru-RU"/>
        </w:rPr>
        <w:t>переменные,</w:t>
      </w:r>
      <w:r w:rsidRPr="00DB3832">
        <w:rPr>
          <w:rFonts w:ascii="Times New Roman" w:hAnsi="Times New Roman" w:cs="Times New Roman"/>
          <w:spacing w:val="50"/>
          <w:sz w:val="26"/>
          <w:szCs w:val="26"/>
          <w:lang w:val="ru-RU"/>
        </w:rPr>
        <w:t xml:space="preserve"> </w:t>
      </w:r>
      <w:r w:rsidRPr="00DB3832">
        <w:rPr>
          <w:rFonts w:ascii="Times New Roman" w:hAnsi="Times New Roman" w:cs="Times New Roman"/>
          <w:w w:val="95"/>
          <w:sz w:val="26"/>
          <w:szCs w:val="26"/>
          <w:lang w:val="ru-RU"/>
        </w:rPr>
        <w:t>определенные</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44"/>
          <w:w w:val="95"/>
          <w:sz w:val="26"/>
          <w:szCs w:val="26"/>
          <w:lang w:val="ru-RU"/>
        </w:rPr>
        <w:t xml:space="preserve"> </w:t>
      </w:r>
      <w:r w:rsidRPr="00DB3832">
        <w:rPr>
          <w:rFonts w:ascii="Times New Roman" w:hAnsi="Times New Roman" w:cs="Times New Roman"/>
          <w:w w:val="95"/>
          <w:sz w:val="26"/>
          <w:szCs w:val="26"/>
          <w:lang w:val="ru-RU"/>
        </w:rPr>
        <w:t>интерактивном</w:t>
      </w:r>
    </w:p>
    <w:p w14:paraId="6C5811C6" w14:textId="77777777" w:rsidR="00985BB7" w:rsidRPr="00DB3832" w:rsidRDefault="00985BB7" w:rsidP="00DB3832">
      <w:pPr>
        <w:spacing w:before="6"/>
        <w:ind w:left="2769"/>
        <w:jc w:val="both"/>
        <w:rPr>
          <w:rFonts w:ascii="Times New Roman" w:hAnsi="Times New Roman" w:cs="Times New Roman"/>
          <w:sz w:val="26"/>
          <w:szCs w:val="26"/>
          <w:lang w:val="ru-RU"/>
        </w:rPr>
      </w:pPr>
      <w:r w:rsidRPr="00DB3832">
        <w:rPr>
          <w:rFonts w:ascii="Times New Roman" w:hAnsi="Times New Roman" w:cs="Times New Roman"/>
          <w:spacing w:val="-1"/>
          <w:sz w:val="26"/>
          <w:szCs w:val="26"/>
          <w:lang w:val="ru-RU"/>
        </w:rPr>
        <w:t>пространстве</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имен,</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различной степенью</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детализации</w:t>
      </w:r>
    </w:p>
    <w:p w14:paraId="09AEBEFC" w14:textId="77777777" w:rsidR="00985BB7" w:rsidRPr="00DB3832" w:rsidRDefault="00985BB7" w:rsidP="00DB3832">
      <w:pPr>
        <w:tabs>
          <w:tab w:val="left" w:pos="2771"/>
        </w:tabs>
        <w:spacing w:before="124" w:line="244" w:lineRule="auto"/>
        <w:ind w:left="2772" w:right="283" w:hanging="2564"/>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w:t>
      </w:r>
      <w:r w:rsidRPr="00DB3832">
        <w:rPr>
          <w:rFonts w:ascii="Times New Roman" w:hAnsi="Times New Roman" w:cs="Times New Roman"/>
          <w:sz w:val="26"/>
          <w:szCs w:val="26"/>
        </w:rPr>
        <w:t>xdel</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i/>
          <w:sz w:val="26"/>
          <w:szCs w:val="26"/>
          <w:lang w:val="ru-RU"/>
        </w:rPr>
        <w:t>переменная</w:t>
      </w:r>
      <w:r w:rsidRPr="00DB3832">
        <w:rPr>
          <w:rFonts w:ascii="Times New Roman" w:hAnsi="Times New Roman" w:cs="Times New Roman"/>
          <w:i/>
          <w:sz w:val="26"/>
          <w:szCs w:val="26"/>
          <w:lang w:val="ru-RU"/>
        </w:rPr>
        <w:tab/>
      </w:r>
      <w:r w:rsidRPr="00DB3832">
        <w:rPr>
          <w:rFonts w:ascii="Times New Roman" w:hAnsi="Times New Roman" w:cs="Times New Roman"/>
          <w:w w:val="95"/>
          <w:sz w:val="26"/>
          <w:szCs w:val="26"/>
          <w:lang w:val="ru-RU"/>
        </w:rPr>
        <w:t>Удалить</w:t>
      </w:r>
      <w:r w:rsidRPr="00DB3832">
        <w:rPr>
          <w:rFonts w:ascii="Times New Roman" w:hAnsi="Times New Roman" w:cs="Times New Roman"/>
          <w:spacing w:val="32"/>
          <w:w w:val="95"/>
          <w:sz w:val="26"/>
          <w:szCs w:val="26"/>
          <w:lang w:val="ru-RU"/>
        </w:rPr>
        <w:t xml:space="preserve"> </w:t>
      </w:r>
      <w:r w:rsidRPr="00DB3832">
        <w:rPr>
          <w:rFonts w:ascii="Times New Roman" w:hAnsi="Times New Roman" w:cs="Times New Roman"/>
          <w:w w:val="95"/>
          <w:sz w:val="26"/>
          <w:szCs w:val="26"/>
          <w:lang w:val="ru-RU"/>
        </w:rPr>
        <w:t>переменную</w:t>
      </w:r>
      <w:r w:rsidRPr="00DB3832">
        <w:rPr>
          <w:rFonts w:ascii="Times New Roman" w:hAnsi="Times New Roman" w:cs="Times New Roman"/>
          <w:spacing w:val="24"/>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20"/>
          <w:w w:val="95"/>
          <w:sz w:val="26"/>
          <w:szCs w:val="26"/>
          <w:lang w:val="ru-RU"/>
        </w:rPr>
        <w:t xml:space="preserve"> </w:t>
      </w:r>
      <w:r w:rsidRPr="00DB3832">
        <w:rPr>
          <w:rFonts w:ascii="Times New Roman" w:hAnsi="Times New Roman" w:cs="Times New Roman"/>
          <w:w w:val="95"/>
          <w:sz w:val="26"/>
          <w:szCs w:val="26"/>
          <w:lang w:val="ru-RU"/>
        </w:rPr>
        <w:t>попытаться</w:t>
      </w:r>
      <w:r w:rsidRPr="00DB3832">
        <w:rPr>
          <w:rFonts w:ascii="Times New Roman" w:hAnsi="Times New Roman" w:cs="Times New Roman"/>
          <w:spacing w:val="24"/>
          <w:w w:val="95"/>
          <w:sz w:val="26"/>
          <w:szCs w:val="26"/>
          <w:lang w:val="ru-RU"/>
        </w:rPr>
        <w:t xml:space="preserve"> </w:t>
      </w:r>
      <w:r w:rsidRPr="00DB3832">
        <w:rPr>
          <w:rFonts w:ascii="Times New Roman" w:hAnsi="Times New Roman" w:cs="Times New Roman"/>
          <w:w w:val="95"/>
          <w:sz w:val="26"/>
          <w:szCs w:val="26"/>
          <w:lang w:val="ru-RU"/>
        </w:rPr>
        <w:t>очистить</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все</w:t>
      </w:r>
      <w:r w:rsidRPr="00DB3832">
        <w:rPr>
          <w:rFonts w:ascii="Times New Roman" w:hAnsi="Times New Roman" w:cs="Times New Roman"/>
          <w:spacing w:val="18"/>
          <w:w w:val="95"/>
          <w:sz w:val="26"/>
          <w:szCs w:val="26"/>
          <w:lang w:val="ru-RU"/>
        </w:rPr>
        <w:t xml:space="preserve"> </w:t>
      </w:r>
      <w:r w:rsidRPr="00DB3832">
        <w:rPr>
          <w:rFonts w:ascii="Times New Roman" w:hAnsi="Times New Roman" w:cs="Times New Roman"/>
          <w:w w:val="95"/>
          <w:sz w:val="26"/>
          <w:szCs w:val="26"/>
          <w:lang w:val="ru-RU"/>
        </w:rPr>
        <w:t>ссылки</w:t>
      </w:r>
      <w:r w:rsidRPr="00DB3832">
        <w:rPr>
          <w:rFonts w:ascii="Times New Roman" w:hAnsi="Times New Roman" w:cs="Times New Roman"/>
          <w:spacing w:val="21"/>
          <w:w w:val="95"/>
          <w:sz w:val="26"/>
          <w:szCs w:val="26"/>
          <w:lang w:val="ru-RU"/>
        </w:rPr>
        <w:t xml:space="preserve"> </w:t>
      </w:r>
      <w:r w:rsidRPr="00DB3832">
        <w:rPr>
          <w:rFonts w:ascii="Times New Roman" w:hAnsi="Times New Roman" w:cs="Times New Roman"/>
          <w:w w:val="95"/>
          <w:sz w:val="26"/>
          <w:szCs w:val="26"/>
          <w:lang w:val="ru-RU"/>
        </w:rPr>
        <w:t>на</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объект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во</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внутренних</w:t>
      </w:r>
      <w:r w:rsidRPr="00DB3832">
        <w:rPr>
          <w:rFonts w:ascii="Times New Roman" w:hAnsi="Times New Roman" w:cs="Times New Roman"/>
          <w:spacing w:val="-18"/>
          <w:w w:val="95"/>
          <w:sz w:val="26"/>
          <w:szCs w:val="26"/>
          <w:lang w:val="ru-RU"/>
        </w:rPr>
        <w:t xml:space="preserve"> </w:t>
      </w:r>
      <w:r w:rsidRPr="00DB3832">
        <w:rPr>
          <w:rFonts w:ascii="Times New Roman" w:hAnsi="Times New Roman" w:cs="Times New Roman"/>
          <w:w w:val="95"/>
          <w:sz w:val="26"/>
          <w:szCs w:val="26"/>
          <w:lang w:val="ru-RU"/>
        </w:rPr>
        <w:t>структурах</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данных</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IPython</w:t>
      </w:r>
    </w:p>
    <w:p w14:paraId="0FE18C50" w14:textId="77777777" w:rsidR="00985BB7" w:rsidRPr="00DB3832" w:rsidRDefault="00985BB7" w:rsidP="00DB3832">
      <w:pPr>
        <w:pStyle w:val="BodyText"/>
        <w:jc w:val="both"/>
        <w:rPr>
          <w:rFonts w:ascii="Times New Roman" w:hAnsi="Times New Roman" w:cs="Times New Roman"/>
          <w:sz w:val="26"/>
          <w:szCs w:val="26"/>
          <w:lang w:val="ru-RU"/>
        </w:rPr>
      </w:pPr>
    </w:p>
    <w:p w14:paraId="5AD08678" w14:textId="77777777" w:rsidR="00985BB7" w:rsidRPr="00DB3832" w:rsidRDefault="00985BB7" w:rsidP="00DB3832">
      <w:pPr>
        <w:pStyle w:val="BodyText"/>
        <w:spacing w:before="8"/>
        <w:jc w:val="both"/>
        <w:rPr>
          <w:rFonts w:ascii="Times New Roman" w:hAnsi="Times New Roman" w:cs="Times New Roman"/>
          <w:sz w:val="26"/>
          <w:szCs w:val="26"/>
          <w:lang w:val="ru-RU"/>
        </w:rPr>
      </w:pPr>
    </w:p>
    <w:p w14:paraId="0CC38649" w14:textId="77777777" w:rsidR="00985BB7" w:rsidRPr="00DB3832" w:rsidRDefault="00985BB7" w:rsidP="00DB3832">
      <w:pPr>
        <w:ind w:left="390"/>
        <w:jc w:val="both"/>
        <w:rPr>
          <w:rFonts w:ascii="Times New Roman" w:hAnsi="Times New Roman" w:cs="Times New Roman"/>
          <w:b/>
          <w:i/>
          <w:sz w:val="26"/>
          <w:szCs w:val="26"/>
          <w:lang w:val="ru-RU"/>
        </w:rPr>
      </w:pPr>
      <w:bookmarkStart w:id="15" w:name="_TOC_250156"/>
      <w:r w:rsidRPr="00DB3832">
        <w:rPr>
          <w:rFonts w:ascii="Times New Roman" w:hAnsi="Times New Roman" w:cs="Times New Roman"/>
          <w:b/>
          <w:i/>
          <w:w w:val="90"/>
          <w:sz w:val="26"/>
          <w:szCs w:val="26"/>
          <w:lang w:val="ru-RU"/>
        </w:rPr>
        <w:t>Графическая</w:t>
      </w:r>
      <w:r w:rsidRPr="00DB3832">
        <w:rPr>
          <w:rFonts w:ascii="Times New Roman" w:hAnsi="Times New Roman" w:cs="Times New Roman"/>
          <w:b/>
          <w:i/>
          <w:spacing w:val="4"/>
          <w:w w:val="90"/>
          <w:sz w:val="26"/>
          <w:szCs w:val="26"/>
          <w:lang w:val="ru-RU"/>
        </w:rPr>
        <w:t xml:space="preserve"> </w:t>
      </w:r>
      <w:r w:rsidRPr="00DB3832">
        <w:rPr>
          <w:rFonts w:ascii="Times New Roman" w:hAnsi="Times New Roman" w:cs="Times New Roman"/>
          <w:b/>
          <w:i/>
          <w:w w:val="90"/>
          <w:sz w:val="26"/>
          <w:szCs w:val="26"/>
          <w:lang w:val="ru-RU"/>
        </w:rPr>
        <w:t>консоль</w:t>
      </w:r>
      <w:r w:rsidRPr="00DB3832">
        <w:rPr>
          <w:rFonts w:ascii="Times New Roman" w:hAnsi="Times New Roman" w:cs="Times New Roman"/>
          <w:b/>
          <w:i/>
          <w:spacing w:val="28"/>
          <w:w w:val="90"/>
          <w:sz w:val="26"/>
          <w:szCs w:val="26"/>
          <w:lang w:val="ru-RU"/>
        </w:rPr>
        <w:t xml:space="preserve"> </w:t>
      </w:r>
      <w:r w:rsidRPr="00DB3832">
        <w:rPr>
          <w:rFonts w:ascii="Times New Roman" w:hAnsi="Times New Roman" w:cs="Times New Roman"/>
          <w:b/>
          <w:i/>
          <w:w w:val="90"/>
          <w:sz w:val="26"/>
          <w:szCs w:val="26"/>
          <w:lang w:val="ru-RU"/>
        </w:rPr>
        <w:t>на</w:t>
      </w:r>
      <w:r w:rsidRPr="00DB3832">
        <w:rPr>
          <w:rFonts w:ascii="Times New Roman" w:hAnsi="Times New Roman" w:cs="Times New Roman"/>
          <w:b/>
          <w:i/>
          <w:spacing w:val="47"/>
          <w:w w:val="90"/>
          <w:sz w:val="26"/>
          <w:szCs w:val="26"/>
          <w:lang w:val="ru-RU"/>
        </w:rPr>
        <w:t xml:space="preserve"> </w:t>
      </w:r>
      <w:r w:rsidRPr="00DB3832">
        <w:rPr>
          <w:rFonts w:ascii="Times New Roman" w:hAnsi="Times New Roman" w:cs="Times New Roman"/>
          <w:b/>
          <w:i/>
          <w:w w:val="90"/>
          <w:sz w:val="26"/>
          <w:szCs w:val="26"/>
          <w:lang w:val="ru-RU"/>
        </w:rPr>
        <w:t>базе</w:t>
      </w:r>
      <w:r w:rsidRPr="00DB3832">
        <w:rPr>
          <w:rFonts w:ascii="Times New Roman" w:hAnsi="Times New Roman" w:cs="Times New Roman"/>
          <w:b/>
          <w:i/>
          <w:spacing w:val="36"/>
          <w:w w:val="90"/>
          <w:sz w:val="26"/>
          <w:szCs w:val="26"/>
          <w:lang w:val="ru-RU"/>
        </w:rPr>
        <w:t xml:space="preserve"> </w:t>
      </w:r>
      <w:bookmarkEnd w:id="15"/>
      <w:r w:rsidRPr="00DB3832">
        <w:rPr>
          <w:rFonts w:ascii="Times New Roman" w:hAnsi="Times New Roman" w:cs="Times New Roman"/>
          <w:b/>
          <w:i/>
          <w:w w:val="90"/>
          <w:sz w:val="26"/>
          <w:szCs w:val="26"/>
        </w:rPr>
        <w:t>Qt</w:t>
      </w:r>
    </w:p>
    <w:p w14:paraId="44034615" w14:textId="77777777" w:rsidR="00985BB7" w:rsidRPr="00DB3832" w:rsidRDefault="00985BB7" w:rsidP="00DB3832">
      <w:pPr>
        <w:spacing w:before="87" w:line="232" w:lineRule="auto"/>
        <w:ind w:left="123" w:right="165" w:firstLine="283"/>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 xml:space="preserve">Команда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 xml:space="preserve"> разработала графическую консоль на базе библиотеки </w:t>
      </w:r>
      <w:r w:rsidRPr="00DB3832">
        <w:rPr>
          <w:rFonts w:ascii="Times New Roman" w:hAnsi="Times New Roman" w:cs="Times New Roman"/>
          <w:sz w:val="26"/>
          <w:szCs w:val="26"/>
        </w:rPr>
        <w:t>Qt</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5"/>
          <w:sz w:val="26"/>
          <w:szCs w:val="26"/>
          <w:lang w:val="ru-RU"/>
        </w:rPr>
        <w:t>(рис.</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3.2),</w:t>
      </w:r>
      <w:r w:rsidRPr="00DB3832">
        <w:rPr>
          <w:rFonts w:ascii="Times New Roman" w:hAnsi="Times New Roman" w:cs="Times New Roman"/>
          <w:spacing w:val="58"/>
          <w:sz w:val="26"/>
          <w:szCs w:val="26"/>
          <w:lang w:val="ru-RU"/>
        </w:rPr>
        <w:t xml:space="preserve"> </w:t>
      </w:r>
      <w:r w:rsidRPr="00DB3832">
        <w:rPr>
          <w:rFonts w:ascii="Times New Roman" w:hAnsi="Times New Roman" w:cs="Times New Roman"/>
          <w:w w:val="95"/>
          <w:sz w:val="26"/>
          <w:szCs w:val="26"/>
          <w:lang w:val="ru-RU"/>
        </w:rPr>
        <w:t>цель которой</w:t>
      </w:r>
      <w:r w:rsidRPr="00DB3832">
        <w:rPr>
          <w:rFonts w:ascii="Times New Roman" w:hAnsi="Times New Roman" w:cs="Times New Roman"/>
          <w:spacing w:val="59"/>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spacing w:val="58"/>
          <w:sz w:val="26"/>
          <w:szCs w:val="26"/>
          <w:lang w:val="ru-RU"/>
        </w:rPr>
        <w:t xml:space="preserve"> </w:t>
      </w:r>
      <w:r w:rsidRPr="00DB3832">
        <w:rPr>
          <w:rFonts w:ascii="Times New Roman" w:hAnsi="Times New Roman" w:cs="Times New Roman"/>
          <w:w w:val="95"/>
          <w:sz w:val="26"/>
          <w:szCs w:val="26"/>
          <w:lang w:val="ru-RU"/>
        </w:rPr>
        <w:t>скрестить возможность чисто консольного приложения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со средствами, предоставляемыми виджетом обогащенного текста, в том числе</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5"/>
          <w:sz w:val="26"/>
          <w:szCs w:val="26"/>
          <w:lang w:val="ru-RU"/>
        </w:rPr>
        <w:t>встраиваемыми изображениями,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режимом многострострочного редактирования 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подсветкой синтаксиса. Если на вашей машине установлен пакет </w:t>
      </w:r>
      <w:r w:rsidRPr="00DB3832">
        <w:rPr>
          <w:rFonts w:ascii="Times New Roman" w:hAnsi="Times New Roman" w:cs="Times New Roman"/>
          <w:w w:val="95"/>
          <w:sz w:val="26"/>
          <w:szCs w:val="26"/>
        </w:rPr>
        <w:t>PyQt</w:t>
      </w:r>
      <w:r w:rsidRPr="00DB3832">
        <w:rPr>
          <w:rFonts w:ascii="Times New Roman" w:hAnsi="Times New Roman" w:cs="Times New Roman"/>
          <w:w w:val="95"/>
          <w:sz w:val="26"/>
          <w:szCs w:val="26"/>
          <w:lang w:val="ru-RU"/>
        </w:rPr>
        <w:t xml:space="preserve"> или </w:t>
      </w:r>
      <w:r w:rsidRPr="00DB3832">
        <w:rPr>
          <w:rFonts w:ascii="Times New Roman" w:hAnsi="Times New Roman" w:cs="Times New Roman"/>
          <w:w w:val="95"/>
          <w:sz w:val="26"/>
          <w:szCs w:val="26"/>
        </w:rPr>
        <w:t>PySide</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то</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можно</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w w:val="95"/>
          <w:sz w:val="26"/>
          <w:szCs w:val="26"/>
          <w:lang w:val="ru-RU"/>
        </w:rPr>
        <w:t>запустить</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приложение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с</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встроенным</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построением</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графиков:</w:t>
      </w:r>
    </w:p>
    <w:p w14:paraId="4CA469DF" w14:textId="77777777" w:rsidR="00985BB7" w:rsidRPr="00DB3832" w:rsidRDefault="00985BB7" w:rsidP="00DB3832">
      <w:pPr>
        <w:spacing w:before="193"/>
        <w:ind w:left="402"/>
        <w:jc w:val="both"/>
        <w:rPr>
          <w:rFonts w:ascii="Times New Roman" w:hAnsi="Times New Roman" w:cs="Times New Roman"/>
          <w:sz w:val="26"/>
          <w:szCs w:val="26"/>
          <w:lang w:val="ru-RU"/>
        </w:rPr>
      </w:pPr>
      <w:r w:rsidRPr="00DB3832">
        <w:rPr>
          <w:rFonts w:ascii="Times New Roman" w:hAnsi="Times New Roman" w:cs="Times New Roman"/>
          <w:w w:val="125"/>
          <w:sz w:val="26"/>
          <w:szCs w:val="26"/>
        </w:rPr>
        <w:t>ipython</w:t>
      </w:r>
      <w:r w:rsidRPr="00DB3832">
        <w:rPr>
          <w:rFonts w:ascii="Times New Roman" w:hAnsi="Times New Roman" w:cs="Times New Roman"/>
          <w:w w:val="125"/>
          <w:sz w:val="26"/>
          <w:szCs w:val="26"/>
          <w:lang w:val="ru-RU"/>
        </w:rPr>
        <w:t xml:space="preserve"> </w:t>
      </w:r>
      <w:r w:rsidRPr="00DB3832">
        <w:rPr>
          <w:rFonts w:ascii="Times New Roman" w:hAnsi="Times New Roman" w:cs="Times New Roman"/>
          <w:spacing w:val="3"/>
          <w:w w:val="125"/>
          <w:sz w:val="26"/>
          <w:szCs w:val="26"/>
          <w:lang w:val="ru-RU"/>
        </w:rPr>
        <w:t xml:space="preserve"> </w:t>
      </w:r>
      <w:r w:rsidRPr="00DB3832">
        <w:rPr>
          <w:rFonts w:ascii="Times New Roman" w:hAnsi="Times New Roman" w:cs="Times New Roman"/>
          <w:w w:val="125"/>
          <w:sz w:val="26"/>
          <w:szCs w:val="26"/>
        </w:rPr>
        <w:t>qtconsole</w:t>
      </w:r>
      <w:r w:rsidRPr="00DB3832">
        <w:rPr>
          <w:rFonts w:ascii="Times New Roman" w:hAnsi="Times New Roman" w:cs="Times New Roman"/>
          <w:w w:val="125"/>
          <w:sz w:val="26"/>
          <w:szCs w:val="26"/>
          <w:lang w:val="ru-RU"/>
        </w:rPr>
        <w:t xml:space="preserve"> </w:t>
      </w:r>
      <w:r w:rsidRPr="00DB3832">
        <w:rPr>
          <w:rFonts w:ascii="Times New Roman" w:hAnsi="Times New Roman" w:cs="Times New Roman"/>
          <w:spacing w:val="30"/>
          <w:w w:val="125"/>
          <w:sz w:val="26"/>
          <w:szCs w:val="26"/>
          <w:lang w:val="ru-RU"/>
        </w:rPr>
        <w:t xml:space="preserve"> </w:t>
      </w:r>
      <w:r w:rsidRPr="00DB3832">
        <w:rPr>
          <w:rFonts w:ascii="Times New Roman" w:hAnsi="Times New Roman" w:cs="Times New Roman"/>
          <w:w w:val="125"/>
          <w:sz w:val="26"/>
          <w:szCs w:val="26"/>
          <w:lang w:val="ru-RU"/>
        </w:rPr>
        <w:t>--</w:t>
      </w:r>
      <w:r w:rsidRPr="00DB3832">
        <w:rPr>
          <w:rFonts w:ascii="Times New Roman" w:hAnsi="Times New Roman" w:cs="Times New Roman"/>
          <w:w w:val="125"/>
          <w:sz w:val="26"/>
          <w:szCs w:val="26"/>
        </w:rPr>
        <w:t>pylab</w:t>
      </w:r>
      <w:r w:rsidRPr="00DB3832">
        <w:rPr>
          <w:rFonts w:ascii="Times New Roman" w:hAnsi="Times New Roman" w:cs="Times New Roman"/>
          <w:w w:val="125"/>
          <w:sz w:val="26"/>
          <w:szCs w:val="26"/>
          <w:lang w:val="ru-RU"/>
        </w:rPr>
        <w:t>=</w:t>
      </w:r>
      <w:r w:rsidRPr="00DB3832">
        <w:rPr>
          <w:rFonts w:ascii="Times New Roman" w:hAnsi="Times New Roman" w:cs="Times New Roman"/>
          <w:w w:val="125"/>
          <w:sz w:val="26"/>
          <w:szCs w:val="26"/>
        </w:rPr>
        <w:t>inline</w:t>
      </w:r>
    </w:p>
    <w:p w14:paraId="5A7E6C79" w14:textId="77777777" w:rsidR="00985BB7" w:rsidRPr="00DB3832" w:rsidRDefault="00985BB7" w:rsidP="00DB3832">
      <w:pPr>
        <w:pStyle w:val="BodyText"/>
        <w:spacing w:before="2"/>
        <w:jc w:val="both"/>
        <w:rPr>
          <w:rFonts w:ascii="Times New Roman" w:hAnsi="Times New Roman" w:cs="Times New Roman"/>
          <w:sz w:val="26"/>
          <w:szCs w:val="26"/>
          <w:lang w:val="ru-RU"/>
        </w:rPr>
      </w:pPr>
    </w:p>
    <w:p w14:paraId="3F143D57" w14:textId="77777777" w:rsidR="00985BB7" w:rsidRPr="00DB3832" w:rsidRDefault="00985BB7" w:rsidP="00DB3832">
      <w:pPr>
        <w:spacing w:before="1" w:line="232" w:lineRule="auto"/>
        <w:ind w:left="135" w:right="166" w:firstLine="281"/>
        <w:jc w:val="both"/>
        <w:rPr>
          <w:rFonts w:ascii="Times New Roman" w:hAnsi="Times New Roman" w:cs="Times New Roman"/>
          <w:sz w:val="26"/>
          <w:szCs w:val="26"/>
          <w:lang w:val="ru-RU"/>
        </w:rPr>
      </w:pPr>
      <w:r w:rsidRPr="00DB3832">
        <w:rPr>
          <w:rFonts w:ascii="Times New Roman" w:hAnsi="Times New Roman" w:cs="Times New Roman"/>
          <w:sz w:val="26"/>
          <w:szCs w:val="26"/>
        </w:rPr>
        <w:t>Qt</w:t>
      </w:r>
      <w:r w:rsidRPr="00DB3832">
        <w:rPr>
          <w:rFonts w:ascii="Times New Roman" w:hAnsi="Times New Roman" w:cs="Times New Roman"/>
          <w:sz w:val="26"/>
          <w:szCs w:val="26"/>
          <w:lang w:val="ru-RU"/>
        </w:rPr>
        <w:t xml:space="preserve">-консоль позволяет запускать несколько процессов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 xml:space="preserve"> в отдельных</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5"/>
          <w:sz w:val="26"/>
          <w:szCs w:val="26"/>
          <w:lang w:val="ru-RU"/>
        </w:rPr>
        <w:t>вкладках и тем самым переключаться с одной задачи на другую. Она также может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разделять</w:t>
      </w:r>
      <w:r w:rsidRPr="00DB3832">
        <w:rPr>
          <w:rFonts w:ascii="Times New Roman" w:hAnsi="Times New Roman" w:cs="Times New Roman"/>
          <w:spacing w:val="-16"/>
          <w:sz w:val="26"/>
          <w:szCs w:val="26"/>
          <w:lang w:val="ru-RU"/>
        </w:rPr>
        <w:t xml:space="preserve"> </w:t>
      </w:r>
      <w:r w:rsidRPr="00DB3832">
        <w:rPr>
          <w:rFonts w:ascii="Times New Roman" w:hAnsi="Times New Roman" w:cs="Times New Roman"/>
          <w:sz w:val="26"/>
          <w:szCs w:val="26"/>
          <w:lang w:val="ru-RU"/>
        </w:rPr>
        <w:t>процесс</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НТМ</w:t>
      </w:r>
      <w:r w:rsidRPr="00DB3832">
        <w:rPr>
          <w:rFonts w:ascii="Times New Roman" w:hAnsi="Times New Roman" w:cs="Times New Roman"/>
          <w:sz w:val="26"/>
          <w:szCs w:val="26"/>
        </w:rPr>
        <w:t>L</w:t>
      </w:r>
      <w:r w:rsidRPr="00DB3832">
        <w:rPr>
          <w:rFonts w:ascii="Times New Roman" w:hAnsi="Times New Roman" w:cs="Times New Roman"/>
          <w:sz w:val="26"/>
          <w:szCs w:val="26"/>
          <w:lang w:val="ru-RU"/>
        </w:rPr>
        <w:t>-блокнотом</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о</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котором</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я</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расскажу</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ниже.</w:t>
      </w:r>
    </w:p>
    <w:p w14:paraId="06821537" w14:textId="77777777" w:rsidR="00985BB7" w:rsidRPr="00DB3832" w:rsidRDefault="00985BB7" w:rsidP="00DB3832">
      <w:pPr>
        <w:spacing w:before="200"/>
        <w:ind w:left="412"/>
        <w:jc w:val="both"/>
        <w:rPr>
          <w:rFonts w:ascii="Times New Roman" w:hAnsi="Times New Roman" w:cs="Times New Roman"/>
          <w:b/>
          <w:i/>
          <w:sz w:val="26"/>
          <w:szCs w:val="26"/>
          <w:lang w:val="ru-RU"/>
        </w:rPr>
      </w:pPr>
      <w:r w:rsidRPr="00DB3832">
        <w:rPr>
          <w:rFonts w:ascii="Times New Roman" w:hAnsi="Times New Roman" w:cs="Times New Roman"/>
          <w:b/>
          <w:i/>
          <w:w w:val="90"/>
          <w:sz w:val="26"/>
          <w:szCs w:val="26"/>
          <w:lang w:val="ru-RU"/>
        </w:rPr>
        <w:t>Интеграция</w:t>
      </w:r>
      <w:r w:rsidRPr="00DB3832">
        <w:rPr>
          <w:rFonts w:ascii="Times New Roman" w:hAnsi="Times New Roman" w:cs="Times New Roman"/>
          <w:b/>
          <w:i/>
          <w:spacing w:val="15"/>
          <w:w w:val="90"/>
          <w:sz w:val="26"/>
          <w:szCs w:val="26"/>
          <w:lang w:val="ru-RU"/>
        </w:rPr>
        <w:t xml:space="preserve"> </w:t>
      </w:r>
      <w:r w:rsidRPr="00DB3832">
        <w:rPr>
          <w:rFonts w:ascii="Times New Roman" w:hAnsi="Times New Roman" w:cs="Times New Roman"/>
          <w:b/>
          <w:w w:val="90"/>
          <w:sz w:val="26"/>
          <w:szCs w:val="26"/>
          <w:lang w:val="ru-RU"/>
        </w:rPr>
        <w:t>с</w:t>
      </w:r>
      <w:r w:rsidRPr="00DB3832">
        <w:rPr>
          <w:rFonts w:ascii="Times New Roman" w:hAnsi="Times New Roman" w:cs="Times New Roman"/>
          <w:b/>
          <w:spacing w:val="25"/>
          <w:w w:val="90"/>
          <w:sz w:val="26"/>
          <w:szCs w:val="26"/>
          <w:lang w:val="ru-RU"/>
        </w:rPr>
        <w:t xml:space="preserve"> </w:t>
      </w:r>
      <w:r w:rsidRPr="00DB3832">
        <w:rPr>
          <w:rFonts w:ascii="Times New Roman" w:hAnsi="Times New Roman" w:cs="Times New Roman"/>
          <w:b/>
          <w:i/>
          <w:w w:val="90"/>
          <w:sz w:val="26"/>
          <w:szCs w:val="26"/>
        </w:rPr>
        <w:t>matplotlib</w:t>
      </w:r>
      <w:r w:rsidRPr="00DB3832">
        <w:rPr>
          <w:rFonts w:ascii="Times New Roman" w:hAnsi="Times New Roman" w:cs="Times New Roman"/>
          <w:b/>
          <w:i/>
          <w:spacing w:val="14"/>
          <w:w w:val="90"/>
          <w:sz w:val="26"/>
          <w:szCs w:val="26"/>
          <w:lang w:val="ru-RU"/>
        </w:rPr>
        <w:t xml:space="preserve"> </w:t>
      </w:r>
      <w:r w:rsidRPr="00DB3832">
        <w:rPr>
          <w:rFonts w:ascii="Times New Roman" w:hAnsi="Times New Roman" w:cs="Times New Roman"/>
          <w:b/>
          <w:i/>
          <w:w w:val="90"/>
          <w:sz w:val="26"/>
          <w:szCs w:val="26"/>
          <w:lang w:val="ru-RU"/>
        </w:rPr>
        <w:t>и</w:t>
      </w:r>
      <w:r w:rsidRPr="00DB3832">
        <w:rPr>
          <w:rFonts w:ascii="Times New Roman" w:hAnsi="Times New Roman" w:cs="Times New Roman"/>
          <w:b/>
          <w:i/>
          <w:spacing w:val="-12"/>
          <w:w w:val="90"/>
          <w:sz w:val="26"/>
          <w:szCs w:val="26"/>
          <w:lang w:val="ru-RU"/>
        </w:rPr>
        <w:t xml:space="preserve"> </w:t>
      </w:r>
      <w:r w:rsidRPr="00DB3832">
        <w:rPr>
          <w:rFonts w:ascii="Times New Roman" w:hAnsi="Times New Roman" w:cs="Times New Roman"/>
          <w:b/>
          <w:i/>
          <w:w w:val="90"/>
          <w:sz w:val="26"/>
          <w:szCs w:val="26"/>
          <w:lang w:val="ru-RU"/>
        </w:rPr>
        <w:t>режим</w:t>
      </w:r>
      <w:r w:rsidRPr="00DB3832">
        <w:rPr>
          <w:rFonts w:ascii="Times New Roman" w:hAnsi="Times New Roman" w:cs="Times New Roman"/>
          <w:b/>
          <w:i/>
          <w:spacing w:val="-6"/>
          <w:w w:val="90"/>
          <w:sz w:val="26"/>
          <w:szCs w:val="26"/>
          <w:lang w:val="ru-RU"/>
        </w:rPr>
        <w:t xml:space="preserve"> </w:t>
      </w:r>
      <w:r w:rsidRPr="00DB3832">
        <w:rPr>
          <w:rFonts w:ascii="Times New Roman" w:hAnsi="Times New Roman" w:cs="Times New Roman"/>
          <w:b/>
          <w:i/>
          <w:w w:val="90"/>
          <w:sz w:val="26"/>
          <w:szCs w:val="26"/>
          <w:lang w:val="ru-RU"/>
        </w:rPr>
        <w:t>ру/аЬ</w:t>
      </w:r>
    </w:p>
    <w:p w14:paraId="6F0AC448" w14:textId="77777777" w:rsidR="00AE1A41" w:rsidRDefault="00985BB7" w:rsidP="00DB3832">
      <w:pPr>
        <w:spacing w:before="73" w:line="232" w:lineRule="auto"/>
        <w:ind w:left="135" w:right="153" w:firstLine="291"/>
        <w:jc w:val="both"/>
        <w:rPr>
          <w:rFonts w:ascii="Times New Roman" w:eastAsia="Times New Roman" w:hAnsi="Times New Roman" w:cs="Times New Roman"/>
          <w:spacing w:val="-59"/>
          <w:w w:val="95"/>
          <w:sz w:val="26"/>
          <w:szCs w:val="26"/>
          <w:lang w:val="ru-RU"/>
        </w:rPr>
      </w:pPr>
      <w:r w:rsidRPr="00DB3832">
        <w:rPr>
          <w:rFonts w:ascii="Times New Roman" w:eastAsia="Times New Roman" w:hAnsi="Times New Roman" w:cs="Times New Roman"/>
          <w:sz w:val="26"/>
          <w:szCs w:val="26"/>
        </w:rPr>
        <w:t>IPython</w:t>
      </w:r>
      <w:r w:rsidRPr="00DB3832">
        <w:rPr>
          <w:rFonts w:ascii="Times New Roman" w:eastAsia="Times New Roman" w:hAnsi="Times New Roman" w:cs="Times New Roman"/>
          <w:sz w:val="26"/>
          <w:szCs w:val="26"/>
          <w:lang w:val="ru-RU"/>
        </w:rPr>
        <w:t xml:space="preserve"> так широко используется в научном сообществе отчасти потому, что</w:t>
      </w:r>
      <w:r w:rsidRPr="00DB3832">
        <w:rPr>
          <w:rFonts w:ascii="Times New Roman" w:eastAsia="Times New Roman" w:hAnsi="Times New Roman" w:cs="Times New Roman"/>
          <w:spacing w:val="1"/>
          <w:sz w:val="26"/>
          <w:szCs w:val="26"/>
          <w:lang w:val="ru-RU"/>
        </w:rPr>
        <w:t xml:space="preserve"> </w:t>
      </w:r>
      <w:r w:rsidRPr="00DB3832">
        <w:rPr>
          <w:rFonts w:ascii="Times New Roman" w:eastAsia="Times New Roman" w:hAnsi="Times New Roman" w:cs="Times New Roman"/>
          <w:w w:val="95"/>
          <w:sz w:val="26"/>
          <w:szCs w:val="26"/>
          <w:lang w:val="ru-RU"/>
        </w:rPr>
        <w:t xml:space="preserve">он спроектирован как дополнение к библиотекам типа </w:t>
      </w:r>
      <w:r w:rsidRPr="00DB3832">
        <w:rPr>
          <w:rFonts w:ascii="Times New Roman" w:eastAsia="Times New Roman" w:hAnsi="Times New Roman" w:cs="Times New Roman"/>
          <w:w w:val="95"/>
          <w:sz w:val="26"/>
          <w:szCs w:val="26"/>
        </w:rPr>
        <w:t>matplotlib</w:t>
      </w:r>
      <w:r w:rsidRPr="00DB3832">
        <w:rPr>
          <w:rFonts w:ascii="Times New Roman" w:eastAsia="Times New Roman" w:hAnsi="Times New Roman" w:cs="Times New Roman"/>
          <w:w w:val="95"/>
          <w:sz w:val="26"/>
          <w:szCs w:val="26"/>
          <w:lang w:val="ru-RU"/>
        </w:rPr>
        <w:t xml:space="preserve"> и другим графи­</w:t>
      </w:r>
      <w:r w:rsidRPr="00DB3832">
        <w:rPr>
          <w:rFonts w:ascii="Times New Roman" w:eastAsia="Times New Roman" w:hAnsi="Times New Roman" w:cs="Times New Roman"/>
          <w:spacing w:val="1"/>
          <w:w w:val="95"/>
          <w:sz w:val="26"/>
          <w:szCs w:val="26"/>
          <w:lang w:val="ru-RU"/>
        </w:rPr>
        <w:t xml:space="preserve"> </w:t>
      </w:r>
      <w:r w:rsidRPr="00DB3832">
        <w:rPr>
          <w:rFonts w:ascii="Times New Roman" w:eastAsia="Times New Roman" w:hAnsi="Times New Roman" w:cs="Times New Roman"/>
          <w:w w:val="95"/>
          <w:sz w:val="26"/>
          <w:szCs w:val="26"/>
          <w:lang w:val="ru-RU"/>
        </w:rPr>
        <w:t xml:space="preserve">ческим инструментам. Если вы раньше никогда не работали с </w:t>
      </w:r>
      <w:r w:rsidRPr="00DB3832">
        <w:rPr>
          <w:rFonts w:ascii="Times New Roman" w:eastAsia="Times New Roman" w:hAnsi="Times New Roman" w:cs="Times New Roman"/>
          <w:w w:val="95"/>
          <w:sz w:val="26"/>
          <w:szCs w:val="26"/>
        </w:rPr>
        <w:t>matplotlib</w:t>
      </w:r>
      <w:r w:rsidRPr="00DB3832">
        <w:rPr>
          <w:rFonts w:ascii="Times New Roman" w:eastAsia="Times New Roman" w:hAnsi="Times New Roman" w:cs="Times New Roman"/>
          <w:w w:val="95"/>
          <w:sz w:val="26"/>
          <w:szCs w:val="26"/>
          <w:lang w:val="ru-RU"/>
        </w:rPr>
        <w:t>, ничего</w:t>
      </w:r>
      <w:r w:rsidRPr="00DB3832">
        <w:rPr>
          <w:rFonts w:ascii="Times New Roman" w:eastAsia="Times New Roman" w:hAnsi="Times New Roman" w:cs="Times New Roman"/>
          <w:spacing w:val="1"/>
          <w:w w:val="95"/>
          <w:sz w:val="26"/>
          <w:szCs w:val="26"/>
          <w:lang w:val="ru-RU"/>
        </w:rPr>
        <w:t xml:space="preserve"> </w:t>
      </w:r>
      <w:r w:rsidRPr="00DB3832">
        <w:rPr>
          <w:rFonts w:ascii="Times New Roman" w:eastAsia="Times New Roman" w:hAnsi="Times New Roman" w:cs="Times New Roman"/>
          <w:w w:val="95"/>
          <w:sz w:val="26"/>
          <w:szCs w:val="26"/>
          <w:lang w:val="ru-RU"/>
        </w:rPr>
        <w:t>страшного; ниже мы обсудим эту библиотеку во всех подробностях. Создав окно</w:t>
      </w:r>
      <w:r w:rsidRPr="00DB3832">
        <w:rPr>
          <w:rFonts w:ascii="Times New Roman" w:eastAsia="Times New Roman" w:hAnsi="Times New Roman" w:cs="Times New Roman"/>
          <w:spacing w:val="1"/>
          <w:w w:val="95"/>
          <w:sz w:val="26"/>
          <w:szCs w:val="26"/>
          <w:lang w:val="ru-RU"/>
        </w:rPr>
        <w:t xml:space="preserve"> </w:t>
      </w:r>
      <w:r w:rsidRPr="00DB3832">
        <w:rPr>
          <w:rFonts w:ascii="Times New Roman" w:eastAsia="Times New Roman" w:hAnsi="Times New Roman" w:cs="Times New Roman"/>
          <w:spacing w:val="-1"/>
          <w:sz w:val="26"/>
          <w:szCs w:val="26"/>
          <w:lang w:val="ru-RU"/>
        </w:rPr>
        <w:t>графика</w:t>
      </w:r>
      <w:r w:rsidRPr="00DB3832">
        <w:rPr>
          <w:rFonts w:ascii="Times New Roman" w:eastAsia="Times New Roman" w:hAnsi="Times New Roman" w:cs="Times New Roman"/>
          <w:spacing w:val="-7"/>
          <w:sz w:val="26"/>
          <w:szCs w:val="26"/>
          <w:lang w:val="ru-RU"/>
        </w:rPr>
        <w:t xml:space="preserve"> </w:t>
      </w:r>
      <w:r w:rsidRPr="00DB3832">
        <w:rPr>
          <w:rFonts w:ascii="Times New Roman" w:eastAsia="Times New Roman" w:hAnsi="Times New Roman" w:cs="Times New Roman"/>
          <w:spacing w:val="-1"/>
          <w:sz w:val="26"/>
          <w:szCs w:val="26"/>
        </w:rPr>
        <w:t>matplotlib</w:t>
      </w:r>
      <w:r w:rsidRPr="00DB3832">
        <w:rPr>
          <w:rFonts w:ascii="Times New Roman" w:eastAsia="Times New Roman" w:hAnsi="Times New Roman" w:cs="Times New Roman"/>
          <w:spacing w:val="-13"/>
          <w:sz w:val="26"/>
          <w:szCs w:val="26"/>
          <w:lang w:val="ru-RU"/>
        </w:rPr>
        <w:t xml:space="preserve"> </w:t>
      </w:r>
      <w:r w:rsidRPr="00DB3832">
        <w:rPr>
          <w:rFonts w:ascii="Times New Roman" w:eastAsia="Times New Roman" w:hAnsi="Times New Roman" w:cs="Times New Roman"/>
          <w:sz w:val="26"/>
          <w:szCs w:val="26"/>
          <w:lang w:val="ru-RU"/>
        </w:rPr>
        <w:t>в</w:t>
      </w:r>
      <w:r w:rsidRPr="00DB3832">
        <w:rPr>
          <w:rFonts w:ascii="Times New Roman" w:eastAsia="Times New Roman" w:hAnsi="Times New Roman" w:cs="Times New Roman"/>
          <w:spacing w:val="-7"/>
          <w:sz w:val="26"/>
          <w:szCs w:val="26"/>
          <w:lang w:val="ru-RU"/>
        </w:rPr>
        <w:t xml:space="preserve"> </w:t>
      </w:r>
      <w:r w:rsidRPr="00DB3832">
        <w:rPr>
          <w:rFonts w:ascii="Times New Roman" w:eastAsia="Times New Roman" w:hAnsi="Times New Roman" w:cs="Times New Roman"/>
          <w:sz w:val="26"/>
          <w:szCs w:val="26"/>
          <w:lang w:val="ru-RU"/>
        </w:rPr>
        <w:t>стандартной</w:t>
      </w:r>
      <w:r w:rsidRPr="00DB3832">
        <w:rPr>
          <w:rFonts w:ascii="Times New Roman" w:eastAsia="Times New Roman" w:hAnsi="Times New Roman" w:cs="Times New Roman"/>
          <w:spacing w:val="-9"/>
          <w:sz w:val="26"/>
          <w:szCs w:val="26"/>
          <w:lang w:val="ru-RU"/>
        </w:rPr>
        <w:t xml:space="preserve"> </w:t>
      </w:r>
      <w:r w:rsidRPr="00DB3832">
        <w:rPr>
          <w:rFonts w:ascii="Times New Roman" w:eastAsia="Times New Roman" w:hAnsi="Times New Roman" w:cs="Times New Roman"/>
          <w:sz w:val="26"/>
          <w:szCs w:val="26"/>
          <w:lang w:val="ru-RU"/>
        </w:rPr>
        <w:t>оболочке</w:t>
      </w:r>
      <w:r w:rsidRPr="00DB3832">
        <w:rPr>
          <w:rFonts w:ascii="Times New Roman" w:eastAsia="Times New Roman" w:hAnsi="Times New Roman" w:cs="Times New Roman"/>
          <w:spacing w:val="-9"/>
          <w:sz w:val="26"/>
          <w:szCs w:val="26"/>
          <w:lang w:val="ru-RU"/>
        </w:rPr>
        <w:t xml:space="preserve"> </w:t>
      </w:r>
      <w:r w:rsidRPr="00DB3832">
        <w:rPr>
          <w:rFonts w:ascii="Times New Roman" w:eastAsia="Times New Roman" w:hAnsi="Times New Roman" w:cs="Times New Roman"/>
          <w:sz w:val="26"/>
          <w:szCs w:val="26"/>
        </w:rPr>
        <w:t>Python</w:t>
      </w:r>
      <w:r w:rsidRPr="00DB3832">
        <w:rPr>
          <w:rFonts w:ascii="Times New Roman" w:eastAsia="Times New Roman" w:hAnsi="Times New Roman" w:cs="Times New Roman"/>
          <w:sz w:val="26"/>
          <w:szCs w:val="26"/>
          <w:lang w:val="ru-RU"/>
        </w:rPr>
        <w:t>,</w:t>
      </w:r>
      <w:r w:rsidRPr="00DB3832">
        <w:rPr>
          <w:rFonts w:ascii="Times New Roman" w:eastAsia="Times New Roman" w:hAnsi="Times New Roman" w:cs="Times New Roman"/>
          <w:spacing w:val="-3"/>
          <w:sz w:val="26"/>
          <w:szCs w:val="26"/>
          <w:lang w:val="ru-RU"/>
        </w:rPr>
        <w:t xml:space="preserve"> </w:t>
      </w:r>
      <w:r w:rsidRPr="00DB3832">
        <w:rPr>
          <w:rFonts w:ascii="Times New Roman" w:eastAsia="Times New Roman" w:hAnsi="Times New Roman" w:cs="Times New Roman"/>
          <w:sz w:val="26"/>
          <w:szCs w:val="26"/>
          <w:lang w:val="ru-RU"/>
        </w:rPr>
        <w:t>вы</w:t>
      </w:r>
      <w:r w:rsidRPr="00DB3832">
        <w:rPr>
          <w:rFonts w:ascii="Times New Roman" w:eastAsia="Times New Roman" w:hAnsi="Times New Roman" w:cs="Times New Roman"/>
          <w:spacing w:val="-16"/>
          <w:sz w:val="26"/>
          <w:szCs w:val="26"/>
          <w:lang w:val="ru-RU"/>
        </w:rPr>
        <w:t xml:space="preserve"> </w:t>
      </w:r>
      <w:r w:rsidRPr="00DB3832">
        <w:rPr>
          <w:rFonts w:ascii="Times New Roman" w:eastAsia="Times New Roman" w:hAnsi="Times New Roman" w:cs="Times New Roman"/>
          <w:sz w:val="26"/>
          <w:szCs w:val="26"/>
          <w:lang w:val="ru-RU"/>
        </w:rPr>
        <w:t>будете</w:t>
      </w:r>
      <w:r w:rsidRPr="00DB3832">
        <w:rPr>
          <w:rFonts w:ascii="Times New Roman" w:eastAsia="Times New Roman" w:hAnsi="Times New Roman" w:cs="Times New Roman"/>
          <w:spacing w:val="-8"/>
          <w:sz w:val="26"/>
          <w:szCs w:val="26"/>
          <w:lang w:val="ru-RU"/>
        </w:rPr>
        <w:t xml:space="preserve"> </w:t>
      </w:r>
      <w:r w:rsidRPr="00DB3832">
        <w:rPr>
          <w:rFonts w:ascii="Times New Roman" w:eastAsia="Times New Roman" w:hAnsi="Times New Roman" w:cs="Times New Roman"/>
          <w:sz w:val="26"/>
          <w:szCs w:val="26"/>
          <w:lang w:val="ru-RU"/>
        </w:rPr>
        <w:t>неприятно</w:t>
      </w:r>
      <w:r w:rsidRPr="00DB3832">
        <w:rPr>
          <w:rFonts w:ascii="Times New Roman" w:eastAsia="Times New Roman" w:hAnsi="Times New Roman" w:cs="Times New Roman"/>
          <w:spacing w:val="-12"/>
          <w:sz w:val="26"/>
          <w:szCs w:val="26"/>
          <w:lang w:val="ru-RU"/>
        </w:rPr>
        <w:t xml:space="preserve"> </w:t>
      </w:r>
      <w:r w:rsidRPr="00DB3832">
        <w:rPr>
          <w:rFonts w:ascii="Times New Roman" w:eastAsia="Times New Roman" w:hAnsi="Times New Roman" w:cs="Times New Roman"/>
          <w:sz w:val="26"/>
          <w:szCs w:val="26"/>
          <w:lang w:val="ru-RU"/>
        </w:rPr>
        <w:t>пораже­</w:t>
      </w:r>
      <w:r w:rsidRPr="00DB3832">
        <w:rPr>
          <w:rFonts w:ascii="Times New Roman" w:eastAsia="Times New Roman" w:hAnsi="Times New Roman" w:cs="Times New Roman"/>
          <w:spacing w:val="-63"/>
          <w:sz w:val="26"/>
          <w:szCs w:val="26"/>
          <w:lang w:val="ru-RU"/>
        </w:rPr>
        <w:t xml:space="preserve"> </w:t>
      </w:r>
      <w:r w:rsidRPr="00DB3832">
        <w:rPr>
          <w:rFonts w:ascii="Times New Roman" w:eastAsia="Times New Roman" w:hAnsi="Times New Roman" w:cs="Times New Roman"/>
          <w:spacing w:val="-1"/>
          <w:w w:val="95"/>
          <w:sz w:val="26"/>
          <w:szCs w:val="26"/>
          <w:lang w:val="ru-RU"/>
        </w:rPr>
        <w:t xml:space="preserve">ны тем, что цикл обработки </w:t>
      </w:r>
      <w:r w:rsidRPr="00DB3832">
        <w:rPr>
          <w:rFonts w:ascii="Times New Roman" w:eastAsia="Times New Roman" w:hAnsi="Times New Roman" w:cs="Times New Roman"/>
          <w:w w:val="95"/>
          <w:sz w:val="26"/>
          <w:szCs w:val="26"/>
          <w:lang w:val="ru-RU"/>
        </w:rPr>
        <w:t xml:space="preserve">событий ГИП </w:t>
      </w:r>
      <w:r w:rsidR="006E69A8" w:rsidRPr="00DB3832">
        <w:rPr>
          <w:rFonts w:ascii="Times New Roman" w:eastAsia="Times New Roman" w:hAnsi="Times New Roman" w:cs="Times New Roman"/>
          <w:w w:val="95"/>
          <w:sz w:val="26"/>
          <w:szCs w:val="26"/>
          <w:lang w:val="ru-RU"/>
        </w:rPr>
        <w:t>«</w:t>
      </w:r>
      <w:r w:rsidRPr="00DB3832">
        <w:rPr>
          <w:rFonts w:ascii="Times New Roman" w:eastAsia="Times New Roman" w:hAnsi="Times New Roman" w:cs="Times New Roman"/>
          <w:w w:val="95"/>
          <w:sz w:val="26"/>
          <w:szCs w:val="26"/>
          <w:lang w:val="ru-RU"/>
        </w:rPr>
        <w:t>перехватывает контроль</w:t>
      </w:r>
      <w:r w:rsidR="006E69A8" w:rsidRPr="00DB3832">
        <w:rPr>
          <w:rFonts w:ascii="Times New Roman" w:eastAsia="Times New Roman" w:hAnsi="Times New Roman" w:cs="Times New Roman"/>
          <w:w w:val="95"/>
          <w:sz w:val="26"/>
          <w:szCs w:val="26"/>
          <w:lang w:val="ru-RU"/>
        </w:rPr>
        <w:t>»</w:t>
      </w:r>
      <w:r w:rsidRPr="00DB3832">
        <w:rPr>
          <w:rFonts w:ascii="Times New Roman" w:eastAsia="Times New Roman" w:hAnsi="Times New Roman" w:cs="Times New Roman"/>
          <w:w w:val="95"/>
          <w:sz w:val="26"/>
          <w:szCs w:val="26"/>
          <w:lang w:val="ru-RU"/>
        </w:rPr>
        <w:t xml:space="preserve"> над сеансом</w:t>
      </w:r>
      <w:r w:rsidRPr="00DB3832">
        <w:rPr>
          <w:rFonts w:ascii="Times New Roman" w:eastAsia="Times New Roman" w:hAnsi="Times New Roman" w:cs="Times New Roman"/>
          <w:spacing w:val="-59"/>
          <w:w w:val="95"/>
          <w:sz w:val="26"/>
          <w:szCs w:val="26"/>
          <w:lang w:val="ru-RU"/>
        </w:rPr>
        <w:t xml:space="preserve"> </w:t>
      </w:r>
    </w:p>
    <w:p w14:paraId="3C0CF78C" w14:textId="77777777" w:rsidR="00ED0079" w:rsidRDefault="00ED0079" w:rsidP="00AE1A41">
      <w:pPr>
        <w:spacing w:before="73" w:line="232" w:lineRule="auto"/>
        <w:ind w:left="135" w:right="153"/>
        <w:jc w:val="both"/>
        <w:rPr>
          <w:rFonts w:ascii="Times New Roman" w:eastAsia="Times New Roman" w:hAnsi="Times New Roman" w:cs="Times New Roman"/>
          <w:sz w:val="26"/>
          <w:szCs w:val="26"/>
        </w:rPr>
      </w:pPr>
    </w:p>
    <w:p w14:paraId="79DE958C" w14:textId="4481A112" w:rsidR="00985BB7" w:rsidRDefault="00985BB7" w:rsidP="00AE1A41">
      <w:pPr>
        <w:spacing w:before="73" w:line="232" w:lineRule="auto"/>
        <w:ind w:left="135" w:right="153"/>
        <w:jc w:val="both"/>
        <w:rPr>
          <w:rFonts w:ascii="Times New Roman" w:eastAsia="Times New Roman" w:hAnsi="Times New Roman" w:cs="Times New Roman"/>
          <w:w w:val="95"/>
          <w:sz w:val="26"/>
          <w:szCs w:val="26"/>
          <w:lang w:val="ru-RU"/>
        </w:rPr>
      </w:pPr>
      <w:r w:rsidRPr="00DB3832">
        <w:rPr>
          <w:rFonts w:ascii="Times New Roman" w:eastAsia="Times New Roman" w:hAnsi="Times New Roman" w:cs="Times New Roman"/>
          <w:sz w:val="26"/>
          <w:szCs w:val="26"/>
        </w:rPr>
        <w:t>Python</w:t>
      </w:r>
      <w:r w:rsidRPr="00DB3832">
        <w:rPr>
          <w:rFonts w:ascii="Times New Roman" w:eastAsia="Times New Roman" w:hAnsi="Times New Roman" w:cs="Times New Roman"/>
          <w:spacing w:val="-5"/>
          <w:sz w:val="26"/>
          <w:szCs w:val="26"/>
          <w:lang w:val="ru-RU"/>
        </w:rPr>
        <w:t xml:space="preserve"> </w:t>
      </w:r>
      <w:r w:rsidRPr="00DB3832">
        <w:rPr>
          <w:rFonts w:ascii="Times New Roman" w:eastAsia="Times New Roman" w:hAnsi="Times New Roman" w:cs="Times New Roman"/>
          <w:sz w:val="26"/>
          <w:szCs w:val="26"/>
          <w:lang w:val="ru-RU"/>
        </w:rPr>
        <w:t>до</w:t>
      </w:r>
      <w:r w:rsidRPr="00DB3832">
        <w:rPr>
          <w:rFonts w:ascii="Times New Roman" w:eastAsia="Times New Roman" w:hAnsi="Times New Roman" w:cs="Times New Roman"/>
          <w:spacing w:val="-16"/>
          <w:sz w:val="26"/>
          <w:szCs w:val="26"/>
          <w:lang w:val="ru-RU"/>
        </w:rPr>
        <w:t xml:space="preserve"> </w:t>
      </w:r>
      <w:r w:rsidRPr="00DB3832">
        <w:rPr>
          <w:rFonts w:ascii="Times New Roman" w:eastAsia="Times New Roman" w:hAnsi="Times New Roman" w:cs="Times New Roman"/>
          <w:sz w:val="26"/>
          <w:szCs w:val="26"/>
          <w:lang w:val="ru-RU"/>
        </w:rPr>
        <w:t>тех</w:t>
      </w:r>
      <w:r w:rsidRPr="00DB3832">
        <w:rPr>
          <w:rFonts w:ascii="Times New Roman" w:eastAsia="Times New Roman" w:hAnsi="Times New Roman" w:cs="Times New Roman"/>
          <w:spacing w:val="-13"/>
          <w:sz w:val="26"/>
          <w:szCs w:val="26"/>
          <w:lang w:val="ru-RU"/>
        </w:rPr>
        <w:t xml:space="preserve"> </w:t>
      </w:r>
      <w:r w:rsidRPr="00DB3832">
        <w:rPr>
          <w:rFonts w:ascii="Times New Roman" w:eastAsia="Times New Roman" w:hAnsi="Times New Roman" w:cs="Times New Roman"/>
          <w:sz w:val="26"/>
          <w:szCs w:val="26"/>
          <w:lang w:val="ru-RU"/>
        </w:rPr>
        <w:t>пор,</w:t>
      </w:r>
      <w:r w:rsidRPr="00DB3832">
        <w:rPr>
          <w:rFonts w:ascii="Times New Roman" w:eastAsia="Times New Roman" w:hAnsi="Times New Roman" w:cs="Times New Roman"/>
          <w:spacing w:val="-1"/>
          <w:sz w:val="26"/>
          <w:szCs w:val="26"/>
          <w:lang w:val="ru-RU"/>
        </w:rPr>
        <w:t xml:space="preserve"> </w:t>
      </w:r>
      <w:r w:rsidRPr="00DB3832">
        <w:rPr>
          <w:rFonts w:ascii="Times New Roman" w:eastAsia="Times New Roman" w:hAnsi="Times New Roman" w:cs="Times New Roman"/>
          <w:sz w:val="26"/>
          <w:szCs w:val="26"/>
          <w:lang w:val="ru-RU"/>
        </w:rPr>
        <w:t>пока</w:t>
      </w:r>
      <w:r w:rsidRPr="00DB3832">
        <w:rPr>
          <w:rFonts w:ascii="Times New Roman" w:eastAsia="Times New Roman" w:hAnsi="Times New Roman" w:cs="Times New Roman"/>
          <w:spacing w:val="-16"/>
          <w:sz w:val="26"/>
          <w:szCs w:val="26"/>
          <w:lang w:val="ru-RU"/>
        </w:rPr>
        <w:t xml:space="preserve"> </w:t>
      </w:r>
      <w:r w:rsidRPr="00DB3832">
        <w:rPr>
          <w:rFonts w:ascii="Times New Roman" w:eastAsia="Times New Roman" w:hAnsi="Times New Roman" w:cs="Times New Roman"/>
          <w:sz w:val="26"/>
          <w:szCs w:val="26"/>
          <w:lang w:val="ru-RU"/>
        </w:rPr>
        <w:t>окно</w:t>
      </w:r>
      <w:r w:rsidRPr="00DB3832">
        <w:rPr>
          <w:rFonts w:ascii="Times New Roman" w:eastAsia="Times New Roman" w:hAnsi="Times New Roman" w:cs="Times New Roman"/>
          <w:spacing w:val="-11"/>
          <w:sz w:val="26"/>
          <w:szCs w:val="26"/>
          <w:lang w:val="ru-RU"/>
        </w:rPr>
        <w:t xml:space="preserve"> </w:t>
      </w:r>
      <w:r w:rsidRPr="00DB3832">
        <w:rPr>
          <w:rFonts w:ascii="Times New Roman" w:eastAsia="Times New Roman" w:hAnsi="Times New Roman" w:cs="Times New Roman"/>
          <w:sz w:val="26"/>
          <w:szCs w:val="26"/>
          <w:lang w:val="ru-RU"/>
        </w:rPr>
        <w:t>не</w:t>
      </w:r>
      <w:r w:rsidRPr="00DB3832">
        <w:rPr>
          <w:rFonts w:ascii="Times New Roman" w:eastAsia="Times New Roman" w:hAnsi="Times New Roman" w:cs="Times New Roman"/>
          <w:spacing w:val="-16"/>
          <w:sz w:val="26"/>
          <w:szCs w:val="26"/>
          <w:lang w:val="ru-RU"/>
        </w:rPr>
        <w:t xml:space="preserve"> </w:t>
      </w:r>
      <w:r w:rsidRPr="00DB3832">
        <w:rPr>
          <w:rFonts w:ascii="Times New Roman" w:eastAsia="Times New Roman" w:hAnsi="Times New Roman" w:cs="Times New Roman"/>
          <w:sz w:val="26"/>
          <w:szCs w:val="26"/>
          <w:lang w:val="ru-RU"/>
        </w:rPr>
        <w:t>будет</w:t>
      </w:r>
      <w:r w:rsidRPr="00DB3832">
        <w:rPr>
          <w:rFonts w:ascii="Times New Roman" w:eastAsia="Times New Roman" w:hAnsi="Times New Roman" w:cs="Times New Roman"/>
          <w:spacing w:val="-13"/>
          <w:sz w:val="26"/>
          <w:szCs w:val="26"/>
          <w:lang w:val="ru-RU"/>
        </w:rPr>
        <w:t xml:space="preserve"> </w:t>
      </w:r>
      <w:r w:rsidRPr="00DB3832">
        <w:rPr>
          <w:rFonts w:ascii="Times New Roman" w:eastAsia="Times New Roman" w:hAnsi="Times New Roman" w:cs="Times New Roman"/>
          <w:sz w:val="26"/>
          <w:szCs w:val="26"/>
          <w:lang w:val="ru-RU"/>
        </w:rPr>
        <w:t>закрыто.</w:t>
      </w:r>
      <w:r w:rsidRPr="00DB3832">
        <w:rPr>
          <w:rFonts w:ascii="Times New Roman" w:eastAsia="Times New Roman" w:hAnsi="Times New Roman" w:cs="Times New Roman"/>
          <w:spacing w:val="-4"/>
          <w:sz w:val="26"/>
          <w:szCs w:val="26"/>
          <w:lang w:val="ru-RU"/>
        </w:rPr>
        <w:t xml:space="preserve"> </w:t>
      </w:r>
      <w:r w:rsidRPr="00DB3832">
        <w:rPr>
          <w:rFonts w:ascii="Times New Roman" w:eastAsia="Times New Roman" w:hAnsi="Times New Roman" w:cs="Times New Roman"/>
          <w:sz w:val="26"/>
          <w:szCs w:val="26"/>
          <w:lang w:val="ru-RU"/>
        </w:rPr>
        <w:t>Для</w:t>
      </w:r>
      <w:r w:rsidRPr="00DB3832">
        <w:rPr>
          <w:rFonts w:ascii="Times New Roman" w:eastAsia="Times New Roman" w:hAnsi="Times New Roman" w:cs="Times New Roman"/>
          <w:spacing w:val="-16"/>
          <w:sz w:val="26"/>
          <w:szCs w:val="26"/>
          <w:lang w:val="ru-RU"/>
        </w:rPr>
        <w:t xml:space="preserve"> </w:t>
      </w:r>
      <w:r w:rsidRPr="00DB3832">
        <w:rPr>
          <w:rFonts w:ascii="Times New Roman" w:eastAsia="Times New Roman" w:hAnsi="Times New Roman" w:cs="Times New Roman"/>
          <w:sz w:val="26"/>
          <w:szCs w:val="26"/>
          <w:lang w:val="ru-RU"/>
        </w:rPr>
        <w:t>интерактивного</w:t>
      </w:r>
      <w:r w:rsidRPr="00DB3832">
        <w:rPr>
          <w:rFonts w:ascii="Times New Roman" w:eastAsia="Times New Roman" w:hAnsi="Times New Roman" w:cs="Times New Roman"/>
          <w:spacing w:val="-7"/>
          <w:sz w:val="26"/>
          <w:szCs w:val="26"/>
          <w:lang w:val="ru-RU"/>
        </w:rPr>
        <w:t xml:space="preserve"> </w:t>
      </w:r>
      <w:r w:rsidRPr="00DB3832">
        <w:rPr>
          <w:rFonts w:ascii="Times New Roman" w:eastAsia="Times New Roman" w:hAnsi="Times New Roman" w:cs="Times New Roman"/>
          <w:sz w:val="26"/>
          <w:szCs w:val="26"/>
          <w:lang w:val="ru-RU"/>
        </w:rPr>
        <w:t>анализа</w:t>
      </w:r>
      <w:r w:rsidRPr="00DB3832">
        <w:rPr>
          <w:rFonts w:ascii="Times New Roman" w:eastAsia="Times New Roman" w:hAnsi="Times New Roman" w:cs="Times New Roman"/>
          <w:spacing w:val="-10"/>
          <w:sz w:val="26"/>
          <w:szCs w:val="26"/>
          <w:lang w:val="ru-RU"/>
        </w:rPr>
        <w:t xml:space="preserve"> </w:t>
      </w:r>
      <w:r w:rsidRPr="00DB3832">
        <w:rPr>
          <w:rFonts w:ascii="Times New Roman" w:eastAsia="Times New Roman" w:hAnsi="Times New Roman" w:cs="Times New Roman"/>
          <w:sz w:val="26"/>
          <w:szCs w:val="26"/>
          <w:lang w:val="ru-RU"/>
        </w:rPr>
        <w:t>дан­</w:t>
      </w:r>
      <w:r w:rsidRPr="00DB3832">
        <w:rPr>
          <w:rFonts w:ascii="Times New Roman" w:eastAsia="Times New Roman" w:hAnsi="Times New Roman" w:cs="Times New Roman"/>
          <w:spacing w:val="1"/>
          <w:sz w:val="26"/>
          <w:szCs w:val="26"/>
          <w:lang w:val="ru-RU"/>
        </w:rPr>
        <w:t xml:space="preserve"> </w:t>
      </w:r>
      <w:r w:rsidRPr="00DB3832">
        <w:rPr>
          <w:rFonts w:ascii="Times New Roman" w:eastAsia="Times New Roman" w:hAnsi="Times New Roman" w:cs="Times New Roman"/>
          <w:w w:val="95"/>
          <w:sz w:val="26"/>
          <w:szCs w:val="26"/>
          <w:lang w:val="ru-RU"/>
        </w:rPr>
        <w:t xml:space="preserve">ных и визуализации это не </w:t>
      </w:r>
      <w:r w:rsidR="00AE38E8" w:rsidRPr="00DB3832">
        <w:rPr>
          <w:rFonts w:ascii="Times New Roman" w:eastAsia="Times New Roman" w:hAnsi="Times New Roman" w:cs="Times New Roman"/>
          <w:w w:val="95"/>
          <w:sz w:val="26"/>
          <w:szCs w:val="26"/>
          <w:lang w:val="ru-RU"/>
        </w:rPr>
        <w:t>го</w:t>
      </w:r>
      <w:r w:rsidRPr="00DB3832">
        <w:rPr>
          <w:rFonts w:ascii="Times New Roman" w:eastAsia="Times New Roman" w:hAnsi="Times New Roman" w:cs="Times New Roman"/>
          <w:w w:val="95"/>
          <w:sz w:val="26"/>
          <w:szCs w:val="26"/>
          <w:lang w:val="ru-RU"/>
        </w:rPr>
        <w:t xml:space="preserve">дится, поэтому в </w:t>
      </w:r>
      <w:r w:rsidRPr="00DB3832">
        <w:rPr>
          <w:rFonts w:ascii="Times New Roman" w:eastAsia="Times New Roman" w:hAnsi="Times New Roman" w:cs="Times New Roman"/>
          <w:w w:val="95"/>
          <w:sz w:val="26"/>
          <w:szCs w:val="26"/>
        </w:rPr>
        <w:t>IPython</w:t>
      </w:r>
      <w:r w:rsidRPr="00DB3832">
        <w:rPr>
          <w:rFonts w:ascii="Times New Roman" w:eastAsia="Times New Roman" w:hAnsi="Times New Roman" w:cs="Times New Roman"/>
          <w:w w:val="95"/>
          <w:sz w:val="26"/>
          <w:szCs w:val="26"/>
          <w:lang w:val="ru-RU"/>
        </w:rPr>
        <w:t xml:space="preserve"> реализована специальная</w:t>
      </w:r>
      <w:r w:rsidRPr="00DB3832">
        <w:rPr>
          <w:rFonts w:ascii="Times New Roman" w:eastAsia="Times New Roman" w:hAnsi="Times New Roman" w:cs="Times New Roman"/>
          <w:spacing w:val="1"/>
          <w:w w:val="95"/>
          <w:sz w:val="26"/>
          <w:szCs w:val="26"/>
          <w:lang w:val="ru-RU"/>
        </w:rPr>
        <w:t xml:space="preserve"> </w:t>
      </w:r>
      <w:r w:rsidRPr="00DB3832">
        <w:rPr>
          <w:rFonts w:ascii="Times New Roman" w:eastAsia="Times New Roman" w:hAnsi="Times New Roman" w:cs="Times New Roman"/>
          <w:w w:val="95"/>
          <w:sz w:val="26"/>
          <w:szCs w:val="26"/>
          <w:lang w:val="ru-RU"/>
        </w:rPr>
        <w:t>логика для всех распространенных библиотек построения ГИП, так чтобы обеспе­</w:t>
      </w:r>
      <w:r w:rsidRPr="00DB3832">
        <w:rPr>
          <w:rFonts w:ascii="Times New Roman" w:eastAsia="Times New Roman" w:hAnsi="Times New Roman" w:cs="Times New Roman"/>
          <w:spacing w:val="1"/>
          <w:w w:val="95"/>
          <w:sz w:val="26"/>
          <w:szCs w:val="26"/>
          <w:lang w:val="ru-RU"/>
        </w:rPr>
        <w:t xml:space="preserve"> </w:t>
      </w:r>
      <w:r w:rsidRPr="00DB3832">
        <w:rPr>
          <w:rFonts w:ascii="Times New Roman" w:eastAsia="Times New Roman" w:hAnsi="Times New Roman" w:cs="Times New Roman"/>
          <w:w w:val="95"/>
          <w:sz w:val="26"/>
          <w:szCs w:val="26"/>
          <w:lang w:val="ru-RU"/>
        </w:rPr>
        <w:t>чить</w:t>
      </w:r>
      <w:r w:rsidRPr="00DB3832">
        <w:rPr>
          <w:rFonts w:ascii="Times New Roman" w:eastAsia="Times New Roman" w:hAnsi="Times New Roman" w:cs="Times New Roman"/>
          <w:spacing w:val="-21"/>
          <w:w w:val="95"/>
          <w:sz w:val="26"/>
          <w:szCs w:val="26"/>
          <w:lang w:val="ru-RU"/>
        </w:rPr>
        <w:t xml:space="preserve"> </w:t>
      </w:r>
      <w:r w:rsidRPr="00DB3832">
        <w:rPr>
          <w:rFonts w:ascii="Times New Roman" w:eastAsia="Times New Roman" w:hAnsi="Times New Roman" w:cs="Times New Roman"/>
          <w:w w:val="95"/>
          <w:sz w:val="26"/>
          <w:szCs w:val="26"/>
          <w:lang w:val="ru-RU"/>
        </w:rPr>
        <w:t>органичную</w:t>
      </w:r>
      <w:r w:rsidRPr="00DB3832">
        <w:rPr>
          <w:rFonts w:ascii="Times New Roman" w:eastAsia="Times New Roman" w:hAnsi="Times New Roman" w:cs="Times New Roman"/>
          <w:spacing w:val="-15"/>
          <w:w w:val="95"/>
          <w:sz w:val="26"/>
          <w:szCs w:val="26"/>
          <w:lang w:val="ru-RU"/>
        </w:rPr>
        <w:t xml:space="preserve"> </w:t>
      </w:r>
      <w:r w:rsidRPr="00DB3832">
        <w:rPr>
          <w:rFonts w:ascii="Times New Roman" w:eastAsia="Times New Roman" w:hAnsi="Times New Roman" w:cs="Times New Roman"/>
          <w:w w:val="95"/>
          <w:sz w:val="26"/>
          <w:szCs w:val="26"/>
          <w:lang w:val="ru-RU"/>
        </w:rPr>
        <w:t>интеграцию с</w:t>
      </w:r>
      <w:r w:rsidRPr="00DB3832">
        <w:rPr>
          <w:rFonts w:ascii="Times New Roman" w:eastAsia="Times New Roman" w:hAnsi="Times New Roman" w:cs="Times New Roman"/>
          <w:spacing w:val="-5"/>
          <w:w w:val="95"/>
          <w:sz w:val="26"/>
          <w:szCs w:val="26"/>
          <w:lang w:val="ru-RU"/>
        </w:rPr>
        <w:t xml:space="preserve"> </w:t>
      </w:r>
      <w:r w:rsidRPr="00DB3832">
        <w:rPr>
          <w:rFonts w:ascii="Times New Roman" w:eastAsia="Times New Roman" w:hAnsi="Times New Roman" w:cs="Times New Roman"/>
          <w:w w:val="95"/>
          <w:sz w:val="26"/>
          <w:szCs w:val="26"/>
          <w:lang w:val="ru-RU"/>
        </w:rPr>
        <w:t>оболочкой</w:t>
      </w:r>
    </w:p>
    <w:p w14:paraId="2D232987" w14:textId="77777777" w:rsidR="00AE1A41" w:rsidRDefault="00AE1A41" w:rsidP="00AE1A41">
      <w:pPr>
        <w:spacing w:before="73" w:line="232" w:lineRule="auto"/>
        <w:ind w:left="135" w:right="153"/>
        <w:jc w:val="both"/>
        <w:rPr>
          <w:rFonts w:ascii="Times New Roman" w:eastAsia="Times New Roman" w:hAnsi="Times New Roman" w:cs="Times New Roman"/>
          <w:w w:val="95"/>
          <w:sz w:val="26"/>
          <w:szCs w:val="26"/>
          <w:lang w:val="ru-RU"/>
        </w:rPr>
      </w:pPr>
    </w:p>
    <w:p w14:paraId="5E5CE196" w14:textId="6B1C061B" w:rsidR="00AE1A41" w:rsidRPr="00AE1A41" w:rsidRDefault="00AE1A41" w:rsidP="00AE1A41">
      <w:pPr>
        <w:spacing w:before="73" w:line="232" w:lineRule="auto"/>
        <w:ind w:left="135" w:right="153"/>
        <w:jc w:val="both"/>
        <w:rPr>
          <w:rFonts w:ascii="Times New Roman" w:eastAsia="Times New Roman" w:hAnsi="Times New Roman" w:cs="Times New Roman"/>
          <w:sz w:val="26"/>
          <w:szCs w:val="26"/>
          <w:lang w:val="ru-RU"/>
        </w:rPr>
        <w:sectPr w:rsidR="00AE1A41" w:rsidRPr="00AE1A41">
          <w:type w:val="continuous"/>
          <w:pgSz w:w="10350" w:h="14790"/>
          <w:pgMar w:top="0" w:right="560" w:bottom="280" w:left="560" w:header="720" w:footer="720" w:gutter="0"/>
          <w:cols w:space="720"/>
        </w:sectPr>
      </w:pPr>
    </w:p>
    <w:p w14:paraId="54CED6EB" w14:textId="77777777" w:rsidR="00985BB7" w:rsidRPr="00AE1A41" w:rsidRDefault="00985BB7" w:rsidP="00DB3832">
      <w:pPr>
        <w:pStyle w:val="BodyText"/>
        <w:jc w:val="both"/>
        <w:rPr>
          <w:rFonts w:ascii="Times New Roman" w:hAnsi="Times New Roman" w:cs="Times New Roman"/>
          <w:sz w:val="26"/>
          <w:szCs w:val="26"/>
          <w:lang w:val="ru-RU"/>
        </w:rPr>
      </w:pPr>
    </w:p>
    <w:p w14:paraId="1E17D714" w14:textId="77777777" w:rsidR="00985BB7" w:rsidRPr="00AE1A41" w:rsidRDefault="00985BB7" w:rsidP="00DB3832">
      <w:pPr>
        <w:pStyle w:val="BodyText"/>
        <w:jc w:val="both"/>
        <w:rPr>
          <w:rFonts w:ascii="Times New Roman" w:hAnsi="Times New Roman" w:cs="Times New Roman"/>
          <w:sz w:val="26"/>
          <w:szCs w:val="26"/>
          <w:lang w:val="ru-RU"/>
        </w:rPr>
      </w:pPr>
    </w:p>
    <w:p w14:paraId="724DA190" w14:textId="55B84399" w:rsidR="00985BB7" w:rsidRPr="00DB3832" w:rsidRDefault="00A13F3F" w:rsidP="00DB3832">
      <w:pPr>
        <w:spacing w:line="225" w:lineRule="auto"/>
        <w:jc w:val="both"/>
        <w:rPr>
          <w:rFonts w:ascii="Times New Roman" w:hAnsi="Times New Roman" w:cs="Times New Roman"/>
          <w:sz w:val="26"/>
          <w:szCs w:val="26"/>
        </w:rPr>
        <w:sectPr w:rsidR="00985BB7" w:rsidRPr="00DB3832">
          <w:type w:val="continuous"/>
          <w:pgSz w:w="10350" w:h="14790"/>
          <w:pgMar w:top="0" w:right="560" w:bottom="280" w:left="620" w:header="720" w:footer="720" w:gutter="0"/>
          <w:cols w:num="2" w:space="720" w:equalWidth="0">
            <w:col w:w="1450" w:space="40"/>
            <w:col w:w="7680"/>
          </w:cols>
        </w:sectPr>
      </w:pPr>
      <w:r w:rsidRPr="00DB3832">
        <w:rPr>
          <w:rFonts w:ascii="Times New Roman" w:hAnsi="Times New Roman" w:cs="Times New Roman"/>
          <w:noProof/>
          <w:sz w:val="26"/>
          <w:szCs w:val="26"/>
        </w:rPr>
        <w:drawing>
          <wp:inline distT="0" distB="0" distL="0" distR="0" wp14:anchorId="1906228C" wp14:editId="4786F1D1">
            <wp:extent cx="3938270" cy="4380986"/>
            <wp:effectExtent l="0" t="0" r="508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0965" cy="4395108"/>
                    </a:xfrm>
                    <a:prstGeom prst="rect">
                      <a:avLst/>
                    </a:prstGeom>
                  </pic:spPr>
                </pic:pic>
              </a:graphicData>
            </a:graphic>
          </wp:inline>
        </w:drawing>
      </w:r>
    </w:p>
    <w:p w14:paraId="273C1809" w14:textId="501D564A" w:rsidR="00985BB7" w:rsidRPr="00DB3832" w:rsidRDefault="00985BB7" w:rsidP="00DB3832">
      <w:pPr>
        <w:pStyle w:val="BodyText"/>
        <w:jc w:val="both"/>
        <w:rPr>
          <w:rFonts w:ascii="Times New Roman" w:hAnsi="Times New Roman" w:cs="Times New Roman"/>
          <w:sz w:val="26"/>
          <w:szCs w:val="26"/>
        </w:rPr>
      </w:pPr>
    </w:p>
    <w:p w14:paraId="4772DB86" w14:textId="77777777" w:rsidR="00985BB7" w:rsidRPr="00DB3832" w:rsidRDefault="00985BB7" w:rsidP="00DB3832">
      <w:pPr>
        <w:pStyle w:val="BodyText"/>
        <w:spacing w:before="10"/>
        <w:jc w:val="both"/>
        <w:rPr>
          <w:rFonts w:ascii="Times New Roman" w:hAnsi="Times New Roman" w:cs="Times New Roman"/>
          <w:sz w:val="26"/>
          <w:szCs w:val="26"/>
        </w:rPr>
      </w:pPr>
    </w:p>
    <w:p w14:paraId="1C5C7DBF" w14:textId="77777777" w:rsidR="00985BB7" w:rsidRPr="00DB3832" w:rsidRDefault="00985BB7" w:rsidP="00DB3832">
      <w:pPr>
        <w:spacing w:before="118"/>
        <w:ind w:left="1239" w:right="1162"/>
        <w:jc w:val="both"/>
        <w:rPr>
          <w:rFonts w:ascii="Times New Roman" w:hAnsi="Times New Roman" w:cs="Times New Roman"/>
          <w:sz w:val="26"/>
          <w:szCs w:val="26"/>
          <w:lang w:val="ru-RU"/>
        </w:rPr>
      </w:pPr>
      <w:r w:rsidRPr="00DB3832">
        <w:rPr>
          <w:rFonts w:ascii="Times New Roman" w:hAnsi="Times New Roman" w:cs="Times New Roman"/>
          <w:w w:val="105"/>
          <w:sz w:val="26"/>
          <w:szCs w:val="26"/>
          <w:lang w:val="ru-RU"/>
        </w:rPr>
        <w:t>Рис.</w:t>
      </w:r>
      <w:r w:rsidRPr="00DB3832">
        <w:rPr>
          <w:rFonts w:ascii="Times New Roman" w:hAnsi="Times New Roman" w:cs="Times New Roman"/>
          <w:spacing w:val="5"/>
          <w:w w:val="105"/>
          <w:sz w:val="26"/>
          <w:szCs w:val="26"/>
          <w:lang w:val="ru-RU"/>
        </w:rPr>
        <w:t xml:space="preserve"> </w:t>
      </w:r>
      <w:r w:rsidRPr="00DB3832">
        <w:rPr>
          <w:rFonts w:ascii="Times New Roman" w:hAnsi="Times New Roman" w:cs="Times New Roman"/>
          <w:w w:val="105"/>
          <w:sz w:val="26"/>
          <w:szCs w:val="26"/>
          <w:lang w:val="ru-RU"/>
        </w:rPr>
        <w:t>3.2.</w:t>
      </w:r>
      <w:r w:rsidRPr="00DB3832">
        <w:rPr>
          <w:rFonts w:ascii="Times New Roman" w:hAnsi="Times New Roman" w:cs="Times New Roman"/>
          <w:spacing w:val="8"/>
          <w:w w:val="105"/>
          <w:sz w:val="26"/>
          <w:szCs w:val="26"/>
          <w:lang w:val="ru-RU"/>
        </w:rPr>
        <w:t xml:space="preserve"> </w:t>
      </w:r>
      <w:r w:rsidRPr="00DB3832">
        <w:rPr>
          <w:rFonts w:ascii="Times New Roman" w:hAnsi="Times New Roman" w:cs="Times New Roman"/>
          <w:w w:val="105"/>
          <w:sz w:val="26"/>
          <w:szCs w:val="26"/>
        </w:rPr>
        <w:t>Qt</w:t>
      </w:r>
      <w:r w:rsidRPr="00DB3832">
        <w:rPr>
          <w:rFonts w:ascii="Times New Roman" w:hAnsi="Times New Roman" w:cs="Times New Roman"/>
          <w:w w:val="105"/>
          <w:sz w:val="26"/>
          <w:szCs w:val="26"/>
          <w:lang w:val="ru-RU"/>
        </w:rPr>
        <w:t>-консоль</w:t>
      </w:r>
      <w:r w:rsidRPr="00DB3832">
        <w:rPr>
          <w:rFonts w:ascii="Times New Roman" w:hAnsi="Times New Roman" w:cs="Times New Roman"/>
          <w:spacing w:val="-3"/>
          <w:w w:val="105"/>
          <w:sz w:val="26"/>
          <w:szCs w:val="26"/>
          <w:lang w:val="ru-RU"/>
        </w:rPr>
        <w:t xml:space="preserve"> </w:t>
      </w:r>
      <w:r w:rsidRPr="00DB3832">
        <w:rPr>
          <w:rFonts w:ascii="Times New Roman" w:hAnsi="Times New Roman" w:cs="Times New Roman"/>
          <w:w w:val="105"/>
          <w:sz w:val="26"/>
          <w:szCs w:val="26"/>
        </w:rPr>
        <w:t>IPython</w:t>
      </w:r>
    </w:p>
    <w:p w14:paraId="2350C89A" w14:textId="77777777" w:rsidR="00985BB7" w:rsidRPr="00DB3832" w:rsidRDefault="00985BB7" w:rsidP="00DB3832">
      <w:pPr>
        <w:pStyle w:val="BodyText"/>
        <w:spacing w:before="8"/>
        <w:jc w:val="both"/>
        <w:rPr>
          <w:rFonts w:ascii="Times New Roman" w:hAnsi="Times New Roman" w:cs="Times New Roman"/>
          <w:sz w:val="26"/>
          <w:szCs w:val="26"/>
          <w:lang w:val="ru-RU"/>
        </w:rPr>
      </w:pPr>
    </w:p>
    <w:p w14:paraId="6D2C88F8" w14:textId="77777777" w:rsidR="00985BB7" w:rsidRPr="00DB3832" w:rsidRDefault="00985BB7" w:rsidP="00DB3832">
      <w:pPr>
        <w:pStyle w:val="BodyText"/>
        <w:spacing w:before="1" w:line="237" w:lineRule="auto"/>
        <w:ind w:left="161" w:right="107" w:firstLine="264"/>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 xml:space="preserve">Для запуска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 xml:space="preserve"> в режиме интеграции с </w:t>
      </w:r>
      <w:r w:rsidRPr="00DB3832">
        <w:rPr>
          <w:rFonts w:ascii="Times New Roman" w:hAnsi="Times New Roman" w:cs="Times New Roman"/>
          <w:sz w:val="26"/>
          <w:szCs w:val="26"/>
        </w:rPr>
        <w:t>matplotlib</w:t>
      </w:r>
      <w:r w:rsidRPr="00DB3832">
        <w:rPr>
          <w:rFonts w:ascii="Times New Roman" w:hAnsi="Times New Roman" w:cs="Times New Roman"/>
          <w:sz w:val="26"/>
          <w:szCs w:val="26"/>
          <w:lang w:val="ru-RU"/>
        </w:rPr>
        <w:t xml:space="preserve"> достаточно просто</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добавить</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флаг</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w w:val="140"/>
          <w:sz w:val="26"/>
          <w:szCs w:val="26"/>
          <w:lang w:val="ru-RU"/>
        </w:rPr>
        <w:t>--</w:t>
      </w:r>
      <w:r w:rsidRPr="00DB3832">
        <w:rPr>
          <w:rFonts w:ascii="Times New Roman" w:hAnsi="Times New Roman" w:cs="Times New Roman"/>
          <w:w w:val="140"/>
          <w:sz w:val="26"/>
          <w:szCs w:val="26"/>
        </w:rPr>
        <w:t>pylab</w:t>
      </w:r>
      <w:r w:rsidRPr="00DB3832">
        <w:rPr>
          <w:rFonts w:ascii="Times New Roman" w:hAnsi="Times New Roman" w:cs="Times New Roman"/>
          <w:spacing w:val="-6"/>
          <w:w w:val="140"/>
          <w:sz w:val="26"/>
          <w:szCs w:val="26"/>
          <w:lang w:val="ru-RU"/>
        </w:rPr>
        <w:t xml:space="preserve"> </w:t>
      </w:r>
      <w:r w:rsidRPr="00DB3832">
        <w:rPr>
          <w:rFonts w:ascii="Times New Roman" w:hAnsi="Times New Roman" w:cs="Times New Roman"/>
          <w:sz w:val="26"/>
          <w:szCs w:val="26"/>
          <w:lang w:val="ru-RU"/>
        </w:rPr>
        <w:t>(дефисов</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должно</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быть</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два).</w:t>
      </w:r>
    </w:p>
    <w:p w14:paraId="608F87CE" w14:textId="77777777" w:rsidR="00985BB7" w:rsidRPr="00DB3832" w:rsidRDefault="00985BB7" w:rsidP="00DB3832">
      <w:pPr>
        <w:spacing w:before="161"/>
        <w:ind w:left="450"/>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w:t>
      </w:r>
      <w:r w:rsidRPr="00DB3832">
        <w:rPr>
          <w:rFonts w:ascii="Times New Roman" w:hAnsi="Times New Roman" w:cs="Times New Roman"/>
          <w:spacing w:val="109"/>
          <w:sz w:val="26"/>
          <w:szCs w:val="26"/>
          <w:lang w:val="ru-RU"/>
        </w:rPr>
        <w:t xml:space="preserve"> </w:t>
      </w:r>
      <w:r w:rsidRPr="00DB3832">
        <w:rPr>
          <w:rFonts w:ascii="Times New Roman" w:hAnsi="Times New Roman" w:cs="Times New Roman"/>
          <w:sz w:val="26"/>
          <w:szCs w:val="26"/>
        </w:rPr>
        <w:t>ipython</w:t>
      </w:r>
      <w:r w:rsidRPr="00DB3832">
        <w:rPr>
          <w:rFonts w:ascii="Times New Roman" w:hAnsi="Times New Roman" w:cs="Times New Roman"/>
          <w:spacing w:val="98"/>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pylab</w:t>
      </w:r>
    </w:p>
    <w:p w14:paraId="7D59D175" w14:textId="77777777" w:rsidR="00985BB7" w:rsidRPr="00DB3832" w:rsidRDefault="00985BB7" w:rsidP="00DB3832">
      <w:pPr>
        <w:pStyle w:val="BodyText"/>
        <w:spacing w:before="172" w:line="235" w:lineRule="auto"/>
        <w:ind w:left="164" w:right="102" w:firstLine="267"/>
        <w:jc w:val="both"/>
        <w:rPr>
          <w:rFonts w:ascii="Times New Roman" w:hAnsi="Times New Roman" w:cs="Times New Roman"/>
          <w:sz w:val="26"/>
          <w:szCs w:val="26"/>
          <w:lang w:val="ru-RU"/>
        </w:rPr>
      </w:pPr>
      <w:r w:rsidRPr="00DB3832">
        <w:rPr>
          <w:rFonts w:ascii="Times New Roman" w:hAnsi="Times New Roman" w:cs="Times New Roman"/>
          <w:spacing w:val="-1"/>
          <w:w w:val="95"/>
          <w:sz w:val="26"/>
          <w:szCs w:val="26"/>
          <w:lang w:val="ru-RU"/>
        </w:rPr>
        <w:t xml:space="preserve">При этом произойдет несколь </w:t>
      </w:r>
      <w:r w:rsidRPr="00DB3832">
        <w:rPr>
          <w:rFonts w:ascii="Times New Roman" w:hAnsi="Times New Roman" w:cs="Times New Roman"/>
          <w:w w:val="95"/>
          <w:sz w:val="26"/>
          <w:szCs w:val="26"/>
          <w:lang w:val="ru-RU"/>
        </w:rPr>
        <w:t>ко вещей.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Во-первых,</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запустится в ре­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жиме интеграции с ГИП по умолчанию, что позволит без проблем создавать окна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графиков</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matplotlib</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Во-вторых,</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 интерактивное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пространство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имен верхнего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0"/>
          <w:sz w:val="26"/>
          <w:szCs w:val="26"/>
          <w:lang w:val="ru-RU"/>
        </w:rPr>
        <w:t>уровня</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будет</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 xml:space="preserve">импортирована большая часть </w:t>
      </w:r>
      <w:r w:rsidRPr="00DB3832">
        <w:rPr>
          <w:rFonts w:ascii="Times New Roman" w:hAnsi="Times New Roman" w:cs="Times New Roman"/>
          <w:w w:val="90"/>
          <w:sz w:val="26"/>
          <w:szCs w:val="26"/>
        </w:rPr>
        <w:t>NumPy</w:t>
      </w:r>
      <w:r w:rsidRPr="00DB3832">
        <w:rPr>
          <w:rFonts w:ascii="Times New Roman" w:hAnsi="Times New Roman" w:cs="Times New Roman"/>
          <w:w w:val="90"/>
          <w:sz w:val="26"/>
          <w:szCs w:val="26"/>
          <w:lang w:val="ru-RU"/>
        </w:rPr>
        <w:t xml:space="preserve"> и</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rPr>
        <w:t>matplotlib</w:t>
      </w:r>
      <w:r w:rsidRPr="00DB3832">
        <w:rPr>
          <w:rFonts w:ascii="Times New Roman" w:hAnsi="Times New Roman" w:cs="Times New Roman"/>
          <w:w w:val="90"/>
          <w:sz w:val="26"/>
          <w:szCs w:val="26"/>
          <w:lang w:val="ru-RU"/>
        </w:rPr>
        <w:t>, в результате чего</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создается</w:t>
      </w:r>
      <w:r w:rsidRPr="00DB3832">
        <w:rPr>
          <w:rFonts w:ascii="Times New Roman" w:hAnsi="Times New Roman" w:cs="Times New Roman"/>
          <w:spacing w:val="40"/>
          <w:w w:val="95"/>
          <w:sz w:val="26"/>
          <w:szCs w:val="26"/>
          <w:lang w:val="ru-RU"/>
        </w:rPr>
        <w:t xml:space="preserve"> </w:t>
      </w:r>
      <w:r w:rsidRPr="00DB3832">
        <w:rPr>
          <w:rFonts w:ascii="Times New Roman" w:hAnsi="Times New Roman" w:cs="Times New Roman"/>
          <w:w w:val="95"/>
          <w:sz w:val="26"/>
          <w:szCs w:val="26"/>
          <w:lang w:val="ru-RU"/>
        </w:rPr>
        <w:t>среда</w:t>
      </w:r>
      <w:r w:rsidRPr="00DB3832">
        <w:rPr>
          <w:rFonts w:ascii="Times New Roman" w:hAnsi="Times New Roman" w:cs="Times New Roman"/>
          <w:spacing w:val="29"/>
          <w:w w:val="95"/>
          <w:sz w:val="26"/>
          <w:szCs w:val="26"/>
          <w:lang w:val="ru-RU"/>
        </w:rPr>
        <w:t xml:space="preserve"> </w:t>
      </w:r>
      <w:r w:rsidRPr="00DB3832">
        <w:rPr>
          <w:rFonts w:ascii="Times New Roman" w:hAnsi="Times New Roman" w:cs="Times New Roman"/>
          <w:w w:val="95"/>
          <w:sz w:val="26"/>
          <w:szCs w:val="26"/>
          <w:lang w:val="ru-RU"/>
        </w:rPr>
        <w:t>интерактивных</w:t>
      </w:r>
      <w:r w:rsidRPr="00DB3832">
        <w:rPr>
          <w:rFonts w:ascii="Times New Roman" w:hAnsi="Times New Roman" w:cs="Times New Roman"/>
          <w:spacing w:val="32"/>
          <w:w w:val="95"/>
          <w:sz w:val="26"/>
          <w:szCs w:val="26"/>
          <w:lang w:val="ru-RU"/>
        </w:rPr>
        <w:t xml:space="preserve"> </w:t>
      </w:r>
      <w:r w:rsidRPr="00DB3832">
        <w:rPr>
          <w:rFonts w:ascii="Times New Roman" w:hAnsi="Times New Roman" w:cs="Times New Roman"/>
          <w:w w:val="95"/>
          <w:sz w:val="26"/>
          <w:szCs w:val="26"/>
          <w:lang w:val="ru-RU"/>
        </w:rPr>
        <w:t>вычислений,</w:t>
      </w:r>
      <w:r w:rsidRPr="00DB3832">
        <w:rPr>
          <w:rFonts w:ascii="Times New Roman" w:hAnsi="Times New Roman" w:cs="Times New Roman"/>
          <w:spacing w:val="39"/>
          <w:w w:val="95"/>
          <w:sz w:val="26"/>
          <w:szCs w:val="26"/>
          <w:lang w:val="ru-RU"/>
        </w:rPr>
        <w:t xml:space="preserve"> </w:t>
      </w:r>
      <w:r w:rsidRPr="00DB3832">
        <w:rPr>
          <w:rFonts w:ascii="Times New Roman" w:hAnsi="Times New Roman" w:cs="Times New Roman"/>
          <w:w w:val="95"/>
          <w:sz w:val="26"/>
          <w:szCs w:val="26"/>
          <w:lang w:val="ru-RU"/>
        </w:rPr>
        <w:t>напоминающая</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w w:val="95"/>
          <w:sz w:val="26"/>
          <w:szCs w:val="26"/>
        </w:rPr>
        <w:t>MATLAB</w:t>
      </w:r>
      <w:r w:rsidRPr="00DB3832">
        <w:rPr>
          <w:rFonts w:ascii="Times New Roman" w:hAnsi="Times New Roman" w:cs="Times New Roman"/>
          <w:spacing w:val="38"/>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36"/>
          <w:w w:val="95"/>
          <w:sz w:val="26"/>
          <w:szCs w:val="26"/>
          <w:lang w:val="ru-RU"/>
        </w:rPr>
        <w:t xml:space="preserve"> </w:t>
      </w:r>
      <w:r w:rsidRPr="00DB3832">
        <w:rPr>
          <w:rFonts w:ascii="Times New Roman" w:hAnsi="Times New Roman" w:cs="Times New Roman"/>
          <w:w w:val="95"/>
          <w:sz w:val="26"/>
          <w:szCs w:val="26"/>
          <w:lang w:val="ru-RU"/>
        </w:rPr>
        <w:t>другие</w:t>
      </w:r>
    </w:p>
    <w:p w14:paraId="79C57DB8" w14:textId="77777777" w:rsidR="00985BB7" w:rsidRPr="00DB3832" w:rsidRDefault="00985BB7" w:rsidP="00DB3832">
      <w:pPr>
        <w:spacing w:line="235" w:lineRule="auto"/>
        <w:jc w:val="both"/>
        <w:rPr>
          <w:rFonts w:ascii="Times New Roman" w:hAnsi="Times New Roman" w:cs="Times New Roman"/>
          <w:sz w:val="26"/>
          <w:szCs w:val="26"/>
          <w:lang w:val="ru-RU"/>
        </w:rPr>
        <w:sectPr w:rsidR="00985BB7" w:rsidRPr="00DB3832">
          <w:type w:val="continuous"/>
          <w:pgSz w:w="10350" w:h="14790"/>
          <w:pgMar w:top="0" w:right="560" w:bottom="280" w:left="620" w:header="720" w:footer="720" w:gutter="0"/>
          <w:cols w:space="720"/>
        </w:sectPr>
      </w:pPr>
    </w:p>
    <w:p w14:paraId="287504BD" w14:textId="173ACE7A" w:rsidR="00985BB7" w:rsidRPr="00DB3832" w:rsidRDefault="00985BB7" w:rsidP="00DB3832">
      <w:pPr>
        <w:pStyle w:val="BodyText"/>
        <w:jc w:val="both"/>
        <w:rPr>
          <w:rFonts w:ascii="Times New Roman" w:hAnsi="Times New Roman" w:cs="Times New Roman"/>
          <w:sz w:val="26"/>
          <w:szCs w:val="26"/>
          <w:lang w:val="ru-RU"/>
        </w:rPr>
      </w:pPr>
      <w:r w:rsidRPr="00DB3832">
        <w:rPr>
          <w:rFonts w:ascii="Times New Roman" w:hAnsi="Times New Roman" w:cs="Times New Roman"/>
          <w:noProof/>
          <w:sz w:val="26"/>
          <w:szCs w:val="26"/>
          <w:lang w:val="ru-RU" w:eastAsia="ru-RU"/>
        </w:rPr>
        <w:lastRenderedPageBreak/>
        <mc:AlternateContent>
          <mc:Choice Requires="wps">
            <w:drawing>
              <wp:anchor distT="0" distB="0" distL="114300" distR="114300" simplePos="0" relativeHeight="251694080" behindDoc="1" locked="0" layoutInCell="1" allowOverlap="1" wp14:anchorId="3683550F" wp14:editId="1EF7BD7D">
                <wp:simplePos x="0" y="0"/>
                <wp:positionH relativeFrom="page">
                  <wp:posOffset>426720</wp:posOffset>
                </wp:positionH>
                <wp:positionV relativeFrom="page">
                  <wp:posOffset>-196215</wp:posOffset>
                </wp:positionV>
                <wp:extent cx="989965" cy="1197610"/>
                <wp:effectExtent l="0" t="3810" r="2540" b="0"/>
                <wp:wrapNone/>
                <wp:docPr id="107" name="Надпись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2CFA5" w14:textId="6B51F290" w:rsidR="00985BB7" w:rsidRDefault="00985BB7" w:rsidP="00985BB7">
                            <w:pPr>
                              <w:spacing w:before="149"/>
                              <w:rPr>
                                <w:rFonts w:ascii="Times New Roman" w:hAnsi="Times New Roman"/>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3550F" id="Надпись 107" o:spid="_x0000_s1028" type="#_x0000_t202" style="position:absolute;left:0;text-align:left;margin-left:33.6pt;margin-top:-15.45pt;width:77.95pt;height:94.3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" filled="f" stroked="f">
                <v:textbox inset="0,0,0,0">
                  <w:txbxContent>
                    <w:p w14:paraId="79B2CFA5" w14:textId="6B51F290" w:rsidR="00985BB7" w:rsidRDefault="00985BB7" w:rsidP="00985BB7">
                      <w:pPr>
                        <w:spacing w:before="149"/>
                        <w:rPr>
                          <w:rFonts w:ascii="Times New Roman" w:hAnsi="Times New Roman"/>
                          <w:sz w:val="140"/>
                        </w:rPr>
                      </w:pPr>
                    </w:p>
                  </w:txbxContent>
                </v:textbox>
                <w10:wrap anchorx="page" anchory="page"/>
              </v:shape>
            </w:pict>
          </mc:Fallback>
        </mc:AlternateContent>
      </w:r>
    </w:p>
    <w:p w14:paraId="64ECCF80" w14:textId="77777777" w:rsidR="00985BB7" w:rsidRPr="00DB3832" w:rsidRDefault="00985BB7" w:rsidP="00DB3832">
      <w:pPr>
        <w:pStyle w:val="BodyText"/>
        <w:spacing w:before="11"/>
        <w:jc w:val="both"/>
        <w:rPr>
          <w:rFonts w:ascii="Times New Roman" w:hAnsi="Times New Roman" w:cs="Times New Roman"/>
          <w:b/>
          <w:sz w:val="26"/>
          <w:szCs w:val="26"/>
          <w:lang w:val="ru-RU"/>
        </w:rPr>
      </w:pPr>
    </w:p>
    <w:p w14:paraId="6BE144A1" w14:textId="77777777" w:rsidR="00985BB7" w:rsidRPr="00DB3832" w:rsidRDefault="00985BB7" w:rsidP="00DB3832">
      <w:pPr>
        <w:pStyle w:val="BodyText"/>
        <w:spacing w:line="237" w:lineRule="auto"/>
        <w:ind w:left="116" w:right="156" w:firstLine="10"/>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предметно-ориентированные</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среды</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(рис.</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3.3).</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Такую</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же</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конфигурацию</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можно</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за­</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5"/>
          <w:sz w:val="26"/>
          <w:szCs w:val="26"/>
          <w:lang w:val="ru-RU"/>
        </w:rPr>
        <w:t>дать и вручную, воспользовавшись командой %gui (наберите %gui ?, чтобы узнать,</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как).</w:t>
      </w:r>
    </w:p>
    <w:p w14:paraId="1F865543" w14:textId="77777777" w:rsidR="00985BB7" w:rsidRPr="00DB3832" w:rsidRDefault="00985BB7" w:rsidP="00DB3832">
      <w:pPr>
        <w:pStyle w:val="BodyText"/>
        <w:jc w:val="both"/>
        <w:rPr>
          <w:rFonts w:ascii="Times New Roman" w:hAnsi="Times New Roman" w:cs="Times New Roman"/>
          <w:sz w:val="26"/>
          <w:szCs w:val="26"/>
          <w:lang w:val="ru-RU"/>
        </w:rPr>
      </w:pPr>
    </w:p>
    <w:p w14:paraId="7F81B152" w14:textId="77777777" w:rsidR="00985BB7" w:rsidRPr="00DB3832" w:rsidRDefault="00985BB7" w:rsidP="00DB3832">
      <w:pPr>
        <w:pStyle w:val="BodyText"/>
        <w:jc w:val="both"/>
        <w:rPr>
          <w:rFonts w:ascii="Times New Roman" w:hAnsi="Times New Roman" w:cs="Times New Roman"/>
          <w:sz w:val="26"/>
          <w:szCs w:val="26"/>
          <w:lang w:val="ru-RU"/>
        </w:rPr>
      </w:pPr>
    </w:p>
    <w:p w14:paraId="2D7C89A8" w14:textId="6C54E931" w:rsidR="00985BB7" w:rsidRPr="00DB3832" w:rsidRDefault="002B1A32" w:rsidP="00DB3832">
      <w:pPr>
        <w:pStyle w:val="BodyText"/>
        <w:jc w:val="both"/>
        <w:rPr>
          <w:rFonts w:ascii="Times New Roman" w:hAnsi="Times New Roman" w:cs="Times New Roman"/>
          <w:sz w:val="26"/>
          <w:szCs w:val="26"/>
        </w:rPr>
      </w:pPr>
      <w:r w:rsidRPr="00DB3832">
        <w:rPr>
          <w:rFonts w:ascii="Times New Roman" w:hAnsi="Times New Roman" w:cs="Times New Roman"/>
          <w:noProof/>
          <w:sz w:val="26"/>
          <w:szCs w:val="26"/>
        </w:rPr>
        <w:drawing>
          <wp:inline distT="0" distB="0" distL="0" distR="0" wp14:anchorId="1082EAE0" wp14:editId="212D20BB">
            <wp:extent cx="5835650" cy="452374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5650" cy="4523740"/>
                    </a:xfrm>
                    <a:prstGeom prst="rect">
                      <a:avLst/>
                    </a:prstGeom>
                  </pic:spPr>
                </pic:pic>
              </a:graphicData>
            </a:graphic>
          </wp:inline>
        </w:drawing>
      </w:r>
    </w:p>
    <w:p w14:paraId="685AF707" w14:textId="2232849C" w:rsidR="00720A8F" w:rsidRPr="00F24F2C" w:rsidRDefault="00985BB7" w:rsidP="00F24F2C">
      <w:pPr>
        <w:spacing w:before="108"/>
        <w:ind w:left="63" w:right="70"/>
        <w:jc w:val="both"/>
        <w:rPr>
          <w:rFonts w:ascii="Times New Roman" w:hAnsi="Times New Roman" w:cs="Times New Roman"/>
          <w:sz w:val="26"/>
          <w:szCs w:val="26"/>
        </w:rPr>
      </w:pPr>
      <w:r w:rsidRPr="00DB3832">
        <w:rPr>
          <w:rFonts w:ascii="Times New Roman" w:hAnsi="Times New Roman" w:cs="Times New Roman"/>
          <w:sz w:val="26"/>
          <w:szCs w:val="26"/>
          <w:lang w:val="ru-RU"/>
        </w:rPr>
        <w:t>Рис</w:t>
      </w:r>
      <w:r w:rsidRPr="00DB3832">
        <w:rPr>
          <w:rFonts w:ascii="Times New Roman" w:hAnsi="Times New Roman" w:cs="Times New Roman"/>
          <w:sz w:val="26"/>
          <w:szCs w:val="26"/>
        </w:rPr>
        <w:t>.</w:t>
      </w:r>
      <w:r w:rsidRPr="00DB3832">
        <w:rPr>
          <w:rFonts w:ascii="Times New Roman" w:hAnsi="Times New Roman" w:cs="Times New Roman"/>
          <w:spacing w:val="13"/>
          <w:sz w:val="26"/>
          <w:szCs w:val="26"/>
        </w:rPr>
        <w:t xml:space="preserve"> </w:t>
      </w:r>
      <w:r w:rsidRPr="00DB3832">
        <w:rPr>
          <w:rFonts w:ascii="Times New Roman" w:hAnsi="Times New Roman" w:cs="Times New Roman"/>
          <w:sz w:val="26"/>
          <w:szCs w:val="26"/>
        </w:rPr>
        <w:t>3.3.</w:t>
      </w:r>
      <w:r w:rsidRPr="00DB3832">
        <w:rPr>
          <w:rFonts w:ascii="Times New Roman" w:hAnsi="Times New Roman" w:cs="Times New Roman"/>
          <w:spacing w:val="42"/>
          <w:sz w:val="26"/>
          <w:szCs w:val="26"/>
        </w:rPr>
        <w:t xml:space="preserve"> </w:t>
      </w:r>
      <w:r w:rsidRPr="00DB3832">
        <w:rPr>
          <w:rFonts w:ascii="Times New Roman" w:hAnsi="Times New Roman" w:cs="Times New Roman"/>
          <w:sz w:val="26"/>
          <w:szCs w:val="26"/>
          <w:lang w:val="ru-RU"/>
        </w:rPr>
        <w:t>Режим</w:t>
      </w:r>
      <w:r w:rsidRPr="00DB3832">
        <w:rPr>
          <w:rFonts w:ascii="Times New Roman" w:hAnsi="Times New Roman" w:cs="Times New Roman"/>
          <w:spacing w:val="16"/>
          <w:sz w:val="26"/>
          <w:szCs w:val="26"/>
        </w:rPr>
        <w:t xml:space="preserve"> </w:t>
      </w:r>
      <w:r w:rsidRPr="00DB3832">
        <w:rPr>
          <w:rFonts w:ascii="Times New Roman" w:hAnsi="Times New Roman" w:cs="Times New Roman"/>
          <w:sz w:val="26"/>
          <w:szCs w:val="26"/>
        </w:rPr>
        <w:t>Pylab:</w:t>
      </w:r>
      <w:r w:rsidRPr="00DB3832">
        <w:rPr>
          <w:rFonts w:ascii="Times New Roman" w:hAnsi="Times New Roman" w:cs="Times New Roman"/>
          <w:spacing w:val="40"/>
          <w:sz w:val="26"/>
          <w:szCs w:val="26"/>
        </w:rPr>
        <w:t xml:space="preserve"> </w:t>
      </w:r>
      <w:r w:rsidRPr="00DB3832">
        <w:rPr>
          <w:rFonts w:ascii="Times New Roman" w:hAnsi="Times New Roman" w:cs="Times New Roman"/>
          <w:sz w:val="26"/>
          <w:szCs w:val="26"/>
        </w:rPr>
        <w:t>IPython</w:t>
      </w:r>
      <w:r w:rsidRPr="00DB3832">
        <w:rPr>
          <w:rFonts w:ascii="Times New Roman" w:hAnsi="Times New Roman" w:cs="Times New Roman"/>
          <w:spacing w:val="22"/>
          <w:sz w:val="26"/>
          <w:szCs w:val="26"/>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13"/>
          <w:sz w:val="26"/>
          <w:szCs w:val="26"/>
        </w:rPr>
        <w:t xml:space="preserve"> </w:t>
      </w:r>
      <w:r w:rsidRPr="00DB3832">
        <w:rPr>
          <w:rFonts w:ascii="Times New Roman" w:hAnsi="Times New Roman" w:cs="Times New Roman"/>
          <w:sz w:val="26"/>
          <w:szCs w:val="26"/>
          <w:lang w:val="ru-RU"/>
        </w:rPr>
        <w:t>окнами</w:t>
      </w:r>
      <w:r w:rsidRPr="00DB3832">
        <w:rPr>
          <w:rFonts w:ascii="Times New Roman" w:hAnsi="Times New Roman" w:cs="Times New Roman"/>
          <w:spacing w:val="13"/>
          <w:sz w:val="26"/>
          <w:szCs w:val="26"/>
        </w:rPr>
        <w:t xml:space="preserve"> </w:t>
      </w:r>
      <w:r w:rsidRPr="00DB3832">
        <w:rPr>
          <w:rFonts w:ascii="Times New Roman" w:hAnsi="Times New Roman" w:cs="Times New Roman"/>
          <w:sz w:val="26"/>
          <w:szCs w:val="26"/>
        </w:rPr>
        <w:t>matplotlib</w:t>
      </w:r>
      <w:bookmarkStart w:id="16" w:name="_TOC_250155"/>
    </w:p>
    <w:p w14:paraId="0E23445D" w14:textId="41F4D34D" w:rsidR="00985BB7" w:rsidRPr="00DB3832" w:rsidRDefault="00985BB7" w:rsidP="00DB3832">
      <w:pPr>
        <w:pStyle w:val="Heading7"/>
        <w:spacing w:before="201"/>
        <w:ind w:left="165"/>
        <w:jc w:val="both"/>
        <w:rPr>
          <w:rFonts w:ascii="Times New Roman" w:hAnsi="Times New Roman" w:cs="Times New Roman"/>
          <w:sz w:val="26"/>
          <w:szCs w:val="26"/>
          <w:lang w:val="ru-RU"/>
        </w:rPr>
      </w:pPr>
      <w:r w:rsidRPr="00DB3832">
        <w:rPr>
          <w:rFonts w:ascii="Times New Roman" w:hAnsi="Times New Roman" w:cs="Times New Roman"/>
          <w:w w:val="105"/>
          <w:sz w:val="26"/>
          <w:szCs w:val="26"/>
          <w:lang w:val="ru-RU"/>
        </w:rPr>
        <w:t>История</w:t>
      </w:r>
      <w:r w:rsidRPr="00DB3832">
        <w:rPr>
          <w:rFonts w:ascii="Times New Roman" w:hAnsi="Times New Roman" w:cs="Times New Roman"/>
          <w:spacing w:val="5"/>
          <w:w w:val="105"/>
          <w:sz w:val="26"/>
          <w:szCs w:val="26"/>
          <w:lang w:val="ru-RU"/>
        </w:rPr>
        <w:t xml:space="preserve"> </w:t>
      </w:r>
      <w:bookmarkEnd w:id="16"/>
      <w:r w:rsidRPr="00DB3832">
        <w:rPr>
          <w:rFonts w:ascii="Times New Roman" w:hAnsi="Times New Roman" w:cs="Times New Roman"/>
          <w:w w:val="105"/>
          <w:sz w:val="26"/>
          <w:szCs w:val="26"/>
          <w:lang w:val="ru-RU"/>
        </w:rPr>
        <w:t>команд</w:t>
      </w:r>
    </w:p>
    <w:p w14:paraId="7A0256A9" w14:textId="34901F16" w:rsidR="00985BB7" w:rsidRPr="000229C5" w:rsidRDefault="00985BB7" w:rsidP="00DB3832">
      <w:pPr>
        <w:pStyle w:val="BodyText"/>
        <w:spacing w:before="4"/>
        <w:ind w:left="144" w:firstLine="13"/>
        <w:jc w:val="both"/>
        <w:rPr>
          <w:rFonts w:ascii="Times New Roman" w:hAnsi="Times New Roman" w:cs="Times New Roman"/>
          <w:sz w:val="26"/>
          <w:szCs w:val="26"/>
          <w:lang w:val="ru-RU"/>
        </w:rPr>
      </w:pPr>
      <w:r w:rsidRPr="00DB3832">
        <w:rPr>
          <w:rFonts w:ascii="Times New Roman" w:hAnsi="Times New Roman" w:cs="Times New Roman"/>
          <w:w w:val="95"/>
          <w:sz w:val="26"/>
          <w:szCs w:val="26"/>
        </w:rPr>
        <w:t>IPython</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поддерживает</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w w:val="95"/>
          <w:sz w:val="26"/>
          <w:szCs w:val="26"/>
          <w:lang w:val="ru-RU"/>
        </w:rPr>
        <w:t>небольшую</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базу</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данных</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на</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диске,</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которой</w:t>
      </w:r>
      <w:r w:rsidRPr="00DB3832">
        <w:rPr>
          <w:rFonts w:ascii="Times New Roman" w:hAnsi="Times New Roman" w:cs="Times New Roman"/>
          <w:spacing w:val="16"/>
          <w:w w:val="95"/>
          <w:sz w:val="26"/>
          <w:szCs w:val="26"/>
          <w:lang w:val="ru-RU"/>
        </w:rPr>
        <w:t xml:space="preserve"> </w:t>
      </w:r>
      <w:r w:rsidRPr="00DB3832">
        <w:rPr>
          <w:rFonts w:ascii="Times New Roman" w:hAnsi="Times New Roman" w:cs="Times New Roman"/>
          <w:w w:val="95"/>
          <w:sz w:val="26"/>
          <w:szCs w:val="26"/>
          <w:lang w:val="ru-RU"/>
        </w:rPr>
        <w:t>хранятся</w:t>
      </w:r>
      <w:r w:rsidRPr="00DB3832">
        <w:rPr>
          <w:rFonts w:ascii="Times New Roman" w:hAnsi="Times New Roman" w:cs="Times New Roman"/>
          <w:spacing w:val="13"/>
          <w:w w:val="95"/>
          <w:sz w:val="26"/>
          <w:szCs w:val="26"/>
          <w:lang w:val="ru-RU"/>
        </w:rPr>
        <w:t xml:space="preserve"> </w:t>
      </w:r>
      <w:r w:rsidRPr="00DB3832">
        <w:rPr>
          <w:rFonts w:ascii="Times New Roman" w:hAnsi="Times New Roman" w:cs="Times New Roman"/>
          <w:w w:val="95"/>
          <w:sz w:val="26"/>
          <w:szCs w:val="26"/>
          <w:lang w:val="ru-RU"/>
        </w:rPr>
        <w:t>тек</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5"/>
          <w:sz w:val="26"/>
          <w:szCs w:val="26"/>
          <w:lang w:val="ru-RU"/>
        </w:rPr>
        <w:t>сты</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всех</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выполненных</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команд.</w:t>
      </w:r>
      <w:r w:rsidRPr="00DB3832">
        <w:rPr>
          <w:rFonts w:ascii="Times New Roman" w:hAnsi="Times New Roman" w:cs="Times New Roman"/>
          <w:spacing w:val="31"/>
          <w:w w:val="95"/>
          <w:sz w:val="26"/>
          <w:szCs w:val="26"/>
          <w:lang w:val="ru-RU"/>
        </w:rPr>
        <w:t xml:space="preserve"> </w:t>
      </w:r>
      <w:r w:rsidRPr="000229C5">
        <w:rPr>
          <w:rFonts w:ascii="Times New Roman" w:hAnsi="Times New Roman" w:cs="Times New Roman"/>
          <w:w w:val="95"/>
          <w:sz w:val="26"/>
          <w:szCs w:val="26"/>
          <w:lang w:val="ru-RU"/>
        </w:rPr>
        <w:t>Она</w:t>
      </w:r>
      <w:r w:rsidRPr="000229C5">
        <w:rPr>
          <w:rFonts w:ascii="Times New Roman" w:hAnsi="Times New Roman" w:cs="Times New Roman"/>
          <w:spacing w:val="8"/>
          <w:w w:val="95"/>
          <w:sz w:val="26"/>
          <w:szCs w:val="26"/>
          <w:lang w:val="ru-RU"/>
        </w:rPr>
        <w:t xml:space="preserve"> </w:t>
      </w:r>
      <w:r w:rsidRPr="000229C5">
        <w:rPr>
          <w:rFonts w:ascii="Times New Roman" w:hAnsi="Times New Roman" w:cs="Times New Roman"/>
          <w:w w:val="95"/>
          <w:sz w:val="26"/>
          <w:szCs w:val="26"/>
          <w:lang w:val="ru-RU"/>
        </w:rPr>
        <w:t>служит</w:t>
      </w:r>
      <w:r w:rsidRPr="000229C5">
        <w:rPr>
          <w:rFonts w:ascii="Times New Roman" w:hAnsi="Times New Roman" w:cs="Times New Roman"/>
          <w:spacing w:val="22"/>
          <w:w w:val="95"/>
          <w:sz w:val="26"/>
          <w:szCs w:val="26"/>
          <w:lang w:val="ru-RU"/>
        </w:rPr>
        <w:t xml:space="preserve"> </w:t>
      </w:r>
      <w:r w:rsidRPr="000229C5">
        <w:rPr>
          <w:rFonts w:ascii="Times New Roman" w:hAnsi="Times New Roman" w:cs="Times New Roman"/>
          <w:w w:val="95"/>
          <w:sz w:val="26"/>
          <w:szCs w:val="26"/>
          <w:lang w:val="ru-RU"/>
        </w:rPr>
        <w:t>нескольким</w:t>
      </w:r>
      <w:r w:rsidRPr="000229C5">
        <w:rPr>
          <w:rFonts w:ascii="Times New Roman" w:hAnsi="Times New Roman" w:cs="Times New Roman"/>
          <w:spacing w:val="14"/>
          <w:w w:val="95"/>
          <w:sz w:val="26"/>
          <w:szCs w:val="26"/>
          <w:lang w:val="ru-RU"/>
        </w:rPr>
        <w:t xml:space="preserve"> </w:t>
      </w:r>
      <w:r w:rsidRPr="000229C5">
        <w:rPr>
          <w:rFonts w:ascii="Times New Roman" w:hAnsi="Times New Roman" w:cs="Times New Roman"/>
          <w:w w:val="95"/>
          <w:sz w:val="26"/>
          <w:szCs w:val="26"/>
          <w:lang w:val="ru-RU"/>
        </w:rPr>
        <w:t>целям:</w:t>
      </w:r>
    </w:p>
    <w:p w14:paraId="46C3780C" w14:textId="40E8087C" w:rsidR="00985BB7" w:rsidRPr="00DB3832" w:rsidRDefault="00985BB7" w:rsidP="00DB3832">
      <w:pPr>
        <w:pStyle w:val="ListParagraph"/>
        <w:numPr>
          <w:ilvl w:val="0"/>
          <w:numId w:val="9"/>
        </w:numPr>
        <w:tabs>
          <w:tab w:val="left" w:pos="895"/>
          <w:tab w:val="left" w:pos="896"/>
        </w:tabs>
        <w:spacing w:before="21" w:line="237" w:lineRule="auto"/>
        <w:ind w:right="123" w:hanging="299"/>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поиск,</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w w:val="95"/>
          <w:sz w:val="26"/>
          <w:szCs w:val="26"/>
          <w:lang w:val="ru-RU"/>
        </w:rPr>
        <w:t>автозавершение</w:t>
      </w:r>
      <w:r w:rsidRPr="00DB3832">
        <w:rPr>
          <w:rFonts w:ascii="Times New Roman" w:hAnsi="Times New Roman" w:cs="Times New Roman"/>
          <w:spacing w:val="44"/>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52"/>
          <w:w w:val="95"/>
          <w:sz w:val="26"/>
          <w:szCs w:val="26"/>
          <w:lang w:val="ru-RU"/>
        </w:rPr>
        <w:t xml:space="preserve"> </w:t>
      </w:r>
      <w:r w:rsidRPr="00DB3832">
        <w:rPr>
          <w:rFonts w:ascii="Times New Roman" w:hAnsi="Times New Roman" w:cs="Times New Roman"/>
          <w:w w:val="95"/>
          <w:sz w:val="26"/>
          <w:szCs w:val="26"/>
          <w:lang w:val="ru-RU"/>
        </w:rPr>
        <w:t>повторное</w:t>
      </w:r>
      <w:r w:rsidRPr="00DB3832">
        <w:rPr>
          <w:rFonts w:ascii="Times New Roman" w:hAnsi="Times New Roman" w:cs="Times New Roman"/>
          <w:spacing w:val="38"/>
          <w:w w:val="95"/>
          <w:sz w:val="26"/>
          <w:szCs w:val="26"/>
          <w:lang w:val="ru-RU"/>
        </w:rPr>
        <w:t xml:space="preserve"> </w:t>
      </w:r>
      <w:r w:rsidRPr="00DB3832">
        <w:rPr>
          <w:rFonts w:ascii="Times New Roman" w:hAnsi="Times New Roman" w:cs="Times New Roman"/>
          <w:w w:val="95"/>
          <w:sz w:val="26"/>
          <w:szCs w:val="26"/>
          <w:lang w:val="ru-RU"/>
        </w:rPr>
        <w:t>выполнение</w:t>
      </w:r>
      <w:r w:rsidRPr="00DB3832">
        <w:rPr>
          <w:rFonts w:ascii="Times New Roman" w:hAnsi="Times New Roman" w:cs="Times New Roman"/>
          <w:spacing w:val="41"/>
          <w:w w:val="95"/>
          <w:sz w:val="26"/>
          <w:szCs w:val="26"/>
          <w:lang w:val="ru-RU"/>
        </w:rPr>
        <w:t xml:space="preserve"> </w:t>
      </w:r>
      <w:r w:rsidRPr="00DB3832">
        <w:rPr>
          <w:rFonts w:ascii="Times New Roman" w:hAnsi="Times New Roman" w:cs="Times New Roman"/>
          <w:w w:val="95"/>
          <w:sz w:val="26"/>
          <w:szCs w:val="26"/>
          <w:lang w:val="ru-RU"/>
        </w:rPr>
        <w:t>ранее</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w w:val="95"/>
          <w:sz w:val="26"/>
          <w:szCs w:val="26"/>
          <w:lang w:val="ru-RU"/>
        </w:rPr>
        <w:t>выполненных</w:t>
      </w:r>
      <w:r w:rsidRPr="00DB3832">
        <w:rPr>
          <w:rFonts w:ascii="Times New Roman" w:hAnsi="Times New Roman" w:cs="Times New Roman"/>
          <w:spacing w:val="-50"/>
          <w:w w:val="95"/>
          <w:sz w:val="26"/>
          <w:szCs w:val="26"/>
          <w:lang w:val="ru-RU"/>
        </w:rPr>
        <w:t xml:space="preserve"> </w:t>
      </w:r>
      <w:r w:rsidR="00A327F2" w:rsidRPr="00A327F2">
        <w:rPr>
          <w:rFonts w:ascii="Times New Roman" w:hAnsi="Times New Roman" w:cs="Times New Roman"/>
          <w:spacing w:val="-50"/>
          <w:w w:val="95"/>
          <w:sz w:val="26"/>
          <w:szCs w:val="26"/>
          <w:lang w:val="ru-RU"/>
        </w:rPr>
        <w:t xml:space="preserve">  </w:t>
      </w:r>
      <w:r w:rsidRPr="00DB3832">
        <w:rPr>
          <w:rFonts w:ascii="Times New Roman" w:hAnsi="Times New Roman" w:cs="Times New Roman"/>
          <w:sz w:val="26"/>
          <w:szCs w:val="26"/>
          <w:lang w:val="ru-RU"/>
        </w:rPr>
        <w:t>команд</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минимальными</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усилиями;</w:t>
      </w:r>
    </w:p>
    <w:p w14:paraId="53E13881" w14:textId="77777777" w:rsidR="00985BB7" w:rsidRPr="00DB3832" w:rsidRDefault="00985BB7" w:rsidP="00DB3832">
      <w:pPr>
        <w:pStyle w:val="ListParagraph"/>
        <w:numPr>
          <w:ilvl w:val="0"/>
          <w:numId w:val="8"/>
        </w:numPr>
        <w:tabs>
          <w:tab w:val="left" w:pos="884"/>
          <w:tab w:val="left" w:pos="885"/>
        </w:tabs>
        <w:spacing w:line="255" w:lineRule="exact"/>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сохранение</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истории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команд</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w w:val="95"/>
          <w:sz w:val="26"/>
          <w:szCs w:val="26"/>
          <w:lang w:val="ru-RU"/>
        </w:rPr>
        <w:t>между</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сеансами;</w:t>
      </w:r>
    </w:p>
    <w:p w14:paraId="02418608" w14:textId="77777777" w:rsidR="00985BB7" w:rsidRPr="00DB3832" w:rsidRDefault="00985BB7" w:rsidP="00DB3832">
      <w:pPr>
        <w:pStyle w:val="ListParagraph"/>
        <w:numPr>
          <w:ilvl w:val="0"/>
          <w:numId w:val="7"/>
        </w:numPr>
        <w:tabs>
          <w:tab w:val="left" w:pos="888"/>
          <w:tab w:val="left" w:pos="889"/>
        </w:tabs>
        <w:spacing w:line="323" w:lineRule="exact"/>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протоколирование</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истории</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ввода-вывода</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файле.</w:t>
      </w:r>
    </w:p>
    <w:p w14:paraId="26BF9A3A" w14:textId="77777777" w:rsidR="00985BB7" w:rsidRPr="00DB3832" w:rsidRDefault="00985BB7" w:rsidP="00DB3832">
      <w:pPr>
        <w:pStyle w:val="BodyText"/>
        <w:spacing w:before="4"/>
        <w:jc w:val="both"/>
        <w:rPr>
          <w:rFonts w:ascii="Times New Roman" w:hAnsi="Times New Roman" w:cs="Times New Roman"/>
          <w:sz w:val="26"/>
          <w:szCs w:val="26"/>
          <w:lang w:val="ru-RU"/>
        </w:rPr>
      </w:pPr>
    </w:p>
    <w:p w14:paraId="231BD342" w14:textId="77777777" w:rsidR="00534970" w:rsidRPr="00DB3832" w:rsidRDefault="00985BB7" w:rsidP="00DB3832">
      <w:pPr>
        <w:spacing w:before="115" w:line="252" w:lineRule="auto"/>
        <w:ind w:left="427" w:right="15"/>
        <w:jc w:val="both"/>
        <w:rPr>
          <w:rFonts w:ascii="Times New Roman" w:hAnsi="Times New Roman" w:cs="Times New Roman"/>
          <w:b/>
          <w:i/>
          <w:spacing w:val="-101"/>
          <w:w w:val="95"/>
          <w:sz w:val="26"/>
          <w:szCs w:val="26"/>
          <w:lang w:val="ru-RU"/>
        </w:rPr>
      </w:pPr>
      <w:bookmarkStart w:id="17" w:name="_TOC_250154"/>
      <w:r w:rsidRPr="00DB3832">
        <w:rPr>
          <w:rFonts w:ascii="Times New Roman" w:hAnsi="Times New Roman" w:cs="Times New Roman"/>
          <w:b/>
          <w:i/>
          <w:w w:val="95"/>
          <w:sz w:val="26"/>
          <w:szCs w:val="26"/>
          <w:lang w:val="ru-RU"/>
        </w:rPr>
        <w:t>Поиск</w:t>
      </w:r>
      <w:r w:rsidRPr="00DB3832">
        <w:rPr>
          <w:rFonts w:ascii="Times New Roman" w:hAnsi="Times New Roman" w:cs="Times New Roman"/>
          <w:b/>
          <w:i/>
          <w:spacing w:val="-40"/>
          <w:w w:val="95"/>
          <w:sz w:val="26"/>
          <w:szCs w:val="26"/>
          <w:lang w:val="ru-RU"/>
        </w:rPr>
        <w:t xml:space="preserve"> </w:t>
      </w:r>
      <w:r w:rsidRPr="00DB3832">
        <w:rPr>
          <w:rFonts w:ascii="Times New Roman" w:hAnsi="Times New Roman" w:cs="Times New Roman"/>
          <w:b/>
          <w:i/>
          <w:w w:val="95"/>
          <w:sz w:val="26"/>
          <w:szCs w:val="26"/>
          <w:lang w:val="ru-RU"/>
        </w:rPr>
        <w:t>в</w:t>
      </w:r>
      <w:r w:rsidRPr="00DB3832">
        <w:rPr>
          <w:rFonts w:ascii="Times New Roman" w:hAnsi="Times New Roman" w:cs="Times New Roman"/>
          <w:b/>
          <w:i/>
          <w:spacing w:val="-33"/>
          <w:w w:val="95"/>
          <w:sz w:val="26"/>
          <w:szCs w:val="26"/>
          <w:lang w:val="ru-RU"/>
        </w:rPr>
        <w:t xml:space="preserve"> </w:t>
      </w:r>
      <w:r w:rsidRPr="00DB3832">
        <w:rPr>
          <w:rFonts w:ascii="Times New Roman" w:hAnsi="Times New Roman" w:cs="Times New Roman"/>
          <w:b/>
          <w:i/>
          <w:w w:val="95"/>
          <w:sz w:val="26"/>
          <w:szCs w:val="26"/>
          <w:lang w:val="ru-RU"/>
        </w:rPr>
        <w:t>истории</w:t>
      </w:r>
      <w:r w:rsidRPr="00DB3832">
        <w:rPr>
          <w:rFonts w:ascii="Times New Roman" w:hAnsi="Times New Roman" w:cs="Times New Roman"/>
          <w:b/>
          <w:i/>
          <w:spacing w:val="-19"/>
          <w:w w:val="95"/>
          <w:sz w:val="26"/>
          <w:szCs w:val="26"/>
          <w:lang w:val="ru-RU"/>
        </w:rPr>
        <w:t xml:space="preserve"> </w:t>
      </w:r>
      <w:r w:rsidRPr="00DB3832">
        <w:rPr>
          <w:rFonts w:ascii="Times New Roman" w:hAnsi="Times New Roman" w:cs="Times New Roman"/>
          <w:b/>
          <w:i/>
          <w:w w:val="95"/>
          <w:sz w:val="26"/>
          <w:szCs w:val="26"/>
          <w:lang w:val="ru-RU"/>
        </w:rPr>
        <w:t>команд</w:t>
      </w:r>
      <w:r w:rsidRPr="00DB3832">
        <w:rPr>
          <w:rFonts w:ascii="Times New Roman" w:hAnsi="Times New Roman" w:cs="Times New Roman"/>
          <w:b/>
          <w:i/>
          <w:spacing w:val="-9"/>
          <w:w w:val="95"/>
          <w:sz w:val="26"/>
          <w:szCs w:val="26"/>
          <w:lang w:val="ru-RU"/>
        </w:rPr>
        <w:t xml:space="preserve"> </w:t>
      </w:r>
      <w:r w:rsidRPr="00DB3832">
        <w:rPr>
          <w:rFonts w:ascii="Times New Roman" w:hAnsi="Times New Roman" w:cs="Times New Roman"/>
          <w:b/>
          <w:i/>
          <w:w w:val="95"/>
          <w:sz w:val="26"/>
          <w:szCs w:val="26"/>
          <w:lang w:val="ru-RU"/>
        </w:rPr>
        <w:t>и</w:t>
      </w:r>
      <w:r w:rsidRPr="00DB3832">
        <w:rPr>
          <w:rFonts w:ascii="Times New Roman" w:hAnsi="Times New Roman" w:cs="Times New Roman"/>
          <w:b/>
          <w:i/>
          <w:spacing w:val="-16"/>
          <w:w w:val="95"/>
          <w:sz w:val="26"/>
          <w:szCs w:val="26"/>
          <w:lang w:val="ru-RU"/>
        </w:rPr>
        <w:t xml:space="preserve"> </w:t>
      </w:r>
      <w:r w:rsidRPr="00DB3832">
        <w:rPr>
          <w:rFonts w:ascii="Times New Roman" w:hAnsi="Times New Roman" w:cs="Times New Roman"/>
          <w:b/>
          <w:i/>
          <w:w w:val="95"/>
          <w:sz w:val="26"/>
          <w:szCs w:val="26"/>
          <w:lang w:val="ru-RU"/>
        </w:rPr>
        <w:t>повторное</w:t>
      </w:r>
      <w:r w:rsidRPr="00DB3832">
        <w:rPr>
          <w:rFonts w:ascii="Times New Roman" w:hAnsi="Times New Roman" w:cs="Times New Roman"/>
          <w:b/>
          <w:i/>
          <w:spacing w:val="-101"/>
          <w:w w:val="95"/>
          <w:sz w:val="26"/>
          <w:szCs w:val="26"/>
          <w:lang w:val="ru-RU"/>
        </w:rPr>
        <w:t xml:space="preserve"> </w:t>
      </w:r>
      <w:bookmarkEnd w:id="17"/>
      <w:r w:rsidR="00C45891" w:rsidRPr="00DB3832">
        <w:rPr>
          <w:rFonts w:ascii="Times New Roman" w:hAnsi="Times New Roman" w:cs="Times New Roman"/>
          <w:b/>
          <w:i/>
          <w:spacing w:val="-101"/>
          <w:w w:val="95"/>
          <w:sz w:val="26"/>
          <w:szCs w:val="26"/>
          <w:lang w:val="ru-RU"/>
        </w:rPr>
        <w:t xml:space="preserve">  </w:t>
      </w:r>
      <w:r w:rsidR="00534970" w:rsidRPr="00DB3832">
        <w:rPr>
          <w:rFonts w:ascii="Times New Roman" w:hAnsi="Times New Roman" w:cs="Times New Roman"/>
          <w:b/>
          <w:i/>
          <w:spacing w:val="-101"/>
          <w:w w:val="95"/>
          <w:sz w:val="26"/>
          <w:szCs w:val="26"/>
          <w:lang w:val="ru-RU"/>
        </w:rPr>
        <w:t xml:space="preserve"> </w:t>
      </w:r>
    </w:p>
    <w:p w14:paraId="1F8C7B31" w14:textId="55185FB0" w:rsidR="00985BB7" w:rsidRPr="00DB3832" w:rsidRDefault="00985BB7" w:rsidP="00DB3832">
      <w:pPr>
        <w:spacing w:before="115" w:line="252" w:lineRule="auto"/>
        <w:ind w:left="427" w:right="15"/>
        <w:jc w:val="both"/>
        <w:rPr>
          <w:rFonts w:ascii="Times New Roman" w:hAnsi="Times New Roman" w:cs="Times New Roman"/>
          <w:b/>
          <w:i/>
          <w:spacing w:val="-101"/>
          <w:w w:val="95"/>
          <w:sz w:val="26"/>
          <w:szCs w:val="26"/>
          <w:lang w:val="ru-RU"/>
        </w:rPr>
      </w:pPr>
      <w:r w:rsidRPr="00DB3832">
        <w:rPr>
          <w:rFonts w:ascii="Times New Roman" w:hAnsi="Times New Roman" w:cs="Times New Roman"/>
          <w:b/>
          <w:i/>
          <w:sz w:val="26"/>
          <w:szCs w:val="26"/>
          <w:lang w:val="ru-RU"/>
        </w:rPr>
        <w:t>выполнение</w:t>
      </w:r>
    </w:p>
    <w:p w14:paraId="7EE84558" w14:textId="77777777" w:rsidR="00EA6A63" w:rsidRPr="00DB3832" w:rsidRDefault="00EA6A63" w:rsidP="00DB3832">
      <w:pPr>
        <w:pStyle w:val="BodyText"/>
        <w:spacing w:before="62" w:line="237" w:lineRule="auto"/>
        <w:ind w:left="163" w:firstLine="278"/>
        <w:jc w:val="both"/>
        <w:rPr>
          <w:rFonts w:ascii="Times New Roman" w:hAnsi="Times New Roman" w:cs="Times New Roman"/>
          <w:w w:val="95"/>
          <w:sz w:val="26"/>
          <w:szCs w:val="26"/>
          <w:lang w:val="ru-RU"/>
        </w:rPr>
      </w:pPr>
    </w:p>
    <w:p w14:paraId="6B5EC24B" w14:textId="28772C39" w:rsidR="00985BB7" w:rsidRPr="00DB3832" w:rsidRDefault="00985BB7" w:rsidP="00DB3832">
      <w:pPr>
        <w:pStyle w:val="BodyText"/>
        <w:spacing w:before="62" w:line="237" w:lineRule="auto"/>
        <w:ind w:left="163" w:firstLine="278"/>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Возможность</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искать</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повторно</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выполнять</w:t>
      </w:r>
      <w:r w:rsidRPr="00DB3832">
        <w:rPr>
          <w:rFonts w:ascii="Times New Roman" w:hAnsi="Times New Roman" w:cs="Times New Roman"/>
          <w:spacing w:val="16"/>
          <w:w w:val="95"/>
          <w:sz w:val="26"/>
          <w:szCs w:val="26"/>
          <w:lang w:val="ru-RU"/>
        </w:rPr>
        <w:t xml:space="preserve"> </w:t>
      </w:r>
      <w:r w:rsidRPr="00DB3832">
        <w:rPr>
          <w:rFonts w:ascii="Times New Roman" w:hAnsi="Times New Roman" w:cs="Times New Roman"/>
          <w:w w:val="95"/>
          <w:sz w:val="26"/>
          <w:szCs w:val="26"/>
          <w:lang w:val="ru-RU"/>
        </w:rPr>
        <w:t>предыдущие</w:t>
      </w:r>
      <w:r w:rsidRPr="00DB3832">
        <w:rPr>
          <w:rFonts w:ascii="Times New Roman" w:hAnsi="Times New Roman" w:cs="Times New Roman"/>
          <w:spacing w:val="12"/>
          <w:w w:val="95"/>
          <w:sz w:val="26"/>
          <w:szCs w:val="26"/>
          <w:lang w:val="ru-RU"/>
        </w:rPr>
        <w:t xml:space="preserve"> </w:t>
      </w:r>
      <w:r w:rsidRPr="00DB3832">
        <w:rPr>
          <w:rFonts w:ascii="Times New Roman" w:hAnsi="Times New Roman" w:cs="Times New Roman"/>
          <w:w w:val="95"/>
          <w:sz w:val="26"/>
          <w:szCs w:val="26"/>
          <w:lang w:val="ru-RU"/>
        </w:rPr>
        <w:t>команды</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для</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многих</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5"/>
          <w:sz w:val="26"/>
          <w:szCs w:val="26"/>
          <w:lang w:val="ru-RU"/>
        </w:rPr>
        <w:t>является</w:t>
      </w:r>
      <w:r w:rsidRPr="00DB3832">
        <w:rPr>
          <w:rFonts w:ascii="Times New Roman" w:hAnsi="Times New Roman" w:cs="Times New Roman"/>
          <w:spacing w:val="38"/>
          <w:w w:val="95"/>
          <w:sz w:val="26"/>
          <w:szCs w:val="26"/>
          <w:lang w:val="ru-RU"/>
        </w:rPr>
        <w:t xml:space="preserve"> </w:t>
      </w:r>
      <w:r w:rsidRPr="00DB3832">
        <w:rPr>
          <w:rFonts w:ascii="Times New Roman" w:hAnsi="Times New Roman" w:cs="Times New Roman"/>
          <w:w w:val="95"/>
          <w:sz w:val="26"/>
          <w:szCs w:val="26"/>
          <w:lang w:val="ru-RU"/>
        </w:rPr>
        <w:t>самой</w:t>
      </w:r>
      <w:r w:rsidRPr="00DB3832">
        <w:rPr>
          <w:rFonts w:ascii="Times New Roman" w:hAnsi="Times New Roman" w:cs="Times New Roman"/>
          <w:spacing w:val="30"/>
          <w:w w:val="95"/>
          <w:sz w:val="26"/>
          <w:szCs w:val="26"/>
          <w:lang w:val="ru-RU"/>
        </w:rPr>
        <w:t xml:space="preserve"> </w:t>
      </w:r>
      <w:r w:rsidRPr="00DB3832">
        <w:rPr>
          <w:rFonts w:ascii="Times New Roman" w:hAnsi="Times New Roman" w:cs="Times New Roman"/>
          <w:w w:val="95"/>
          <w:sz w:val="26"/>
          <w:szCs w:val="26"/>
          <w:lang w:val="ru-RU"/>
        </w:rPr>
        <w:t>полезной</w:t>
      </w:r>
      <w:r w:rsidRPr="00DB3832">
        <w:rPr>
          <w:rFonts w:ascii="Times New Roman" w:hAnsi="Times New Roman" w:cs="Times New Roman"/>
          <w:spacing w:val="38"/>
          <w:w w:val="95"/>
          <w:sz w:val="26"/>
          <w:szCs w:val="26"/>
          <w:lang w:val="ru-RU"/>
        </w:rPr>
        <w:t xml:space="preserve"> </w:t>
      </w:r>
      <w:r w:rsidRPr="00DB3832">
        <w:rPr>
          <w:rFonts w:ascii="Times New Roman" w:hAnsi="Times New Roman" w:cs="Times New Roman"/>
          <w:w w:val="95"/>
          <w:sz w:val="26"/>
          <w:szCs w:val="26"/>
          <w:lang w:val="ru-RU"/>
        </w:rPr>
        <w:t>функцией.</w:t>
      </w:r>
      <w:r w:rsidRPr="00DB3832">
        <w:rPr>
          <w:rFonts w:ascii="Times New Roman" w:hAnsi="Times New Roman" w:cs="Times New Roman"/>
          <w:spacing w:val="42"/>
          <w:w w:val="95"/>
          <w:sz w:val="26"/>
          <w:szCs w:val="26"/>
          <w:lang w:val="ru-RU"/>
        </w:rPr>
        <w:t xml:space="preserve"> </w:t>
      </w:r>
      <w:r w:rsidRPr="00DB3832">
        <w:rPr>
          <w:rFonts w:ascii="Times New Roman" w:hAnsi="Times New Roman" w:cs="Times New Roman"/>
          <w:w w:val="95"/>
          <w:sz w:val="26"/>
          <w:szCs w:val="26"/>
          <w:lang w:val="ru-RU"/>
        </w:rPr>
        <w:t>Поскольку</w:t>
      </w:r>
      <w:r w:rsidRPr="00DB3832">
        <w:rPr>
          <w:rFonts w:ascii="Times New Roman" w:hAnsi="Times New Roman" w:cs="Times New Roman"/>
          <w:spacing w:val="42"/>
          <w:w w:val="95"/>
          <w:sz w:val="26"/>
          <w:szCs w:val="26"/>
          <w:lang w:val="ru-RU"/>
        </w:rPr>
        <w:t xml:space="preserve"> </w:t>
      </w:r>
      <w:r w:rsidRPr="00DB3832">
        <w:rPr>
          <w:rFonts w:ascii="Times New Roman" w:hAnsi="Times New Roman" w:cs="Times New Roman"/>
          <w:w w:val="95"/>
          <w:sz w:val="26"/>
          <w:szCs w:val="26"/>
        </w:rPr>
        <w:t>IPython</w:t>
      </w:r>
      <w:r w:rsidRPr="00DB3832">
        <w:rPr>
          <w:rFonts w:ascii="Times New Roman" w:hAnsi="Times New Roman" w:cs="Times New Roman"/>
          <w:spacing w:val="32"/>
          <w:w w:val="95"/>
          <w:sz w:val="26"/>
          <w:szCs w:val="26"/>
          <w:lang w:val="ru-RU"/>
        </w:rPr>
        <w:t xml:space="preserve"> </w:t>
      </w:r>
      <w:r w:rsidRPr="00DB3832">
        <w:rPr>
          <w:rFonts w:ascii="Times New Roman" w:hAnsi="Times New Roman" w:cs="Times New Roman"/>
          <w:w w:val="95"/>
          <w:sz w:val="26"/>
          <w:szCs w:val="26"/>
          <w:lang w:val="ru-RU"/>
        </w:rPr>
        <w:t>рассчитан</w:t>
      </w:r>
      <w:r w:rsidRPr="00DB3832">
        <w:rPr>
          <w:rFonts w:ascii="Times New Roman" w:hAnsi="Times New Roman" w:cs="Times New Roman"/>
          <w:spacing w:val="24"/>
          <w:w w:val="95"/>
          <w:sz w:val="26"/>
          <w:szCs w:val="26"/>
          <w:lang w:val="ru-RU"/>
        </w:rPr>
        <w:t xml:space="preserve"> </w:t>
      </w:r>
      <w:r w:rsidRPr="00DB3832">
        <w:rPr>
          <w:rFonts w:ascii="Times New Roman" w:hAnsi="Times New Roman" w:cs="Times New Roman"/>
          <w:w w:val="95"/>
          <w:sz w:val="26"/>
          <w:szCs w:val="26"/>
          <w:lang w:val="ru-RU"/>
        </w:rPr>
        <w:t>на</w:t>
      </w:r>
      <w:r w:rsidRPr="00DB3832">
        <w:rPr>
          <w:rFonts w:ascii="Times New Roman" w:hAnsi="Times New Roman" w:cs="Times New Roman"/>
          <w:spacing w:val="33"/>
          <w:w w:val="95"/>
          <w:sz w:val="26"/>
          <w:szCs w:val="26"/>
          <w:lang w:val="ru-RU"/>
        </w:rPr>
        <w:t xml:space="preserve"> </w:t>
      </w:r>
      <w:r w:rsidRPr="00DB3832">
        <w:rPr>
          <w:rFonts w:ascii="Times New Roman" w:hAnsi="Times New Roman" w:cs="Times New Roman"/>
          <w:w w:val="95"/>
          <w:sz w:val="26"/>
          <w:szCs w:val="26"/>
          <w:lang w:val="ru-RU"/>
        </w:rPr>
        <w:t>итератив-</w:t>
      </w:r>
    </w:p>
    <w:p w14:paraId="2D5099A1" w14:textId="77777777" w:rsidR="00985BB7" w:rsidRPr="00DB3832" w:rsidRDefault="00985BB7" w:rsidP="00DB3832">
      <w:pPr>
        <w:spacing w:line="237" w:lineRule="auto"/>
        <w:jc w:val="both"/>
        <w:rPr>
          <w:rFonts w:ascii="Times New Roman" w:hAnsi="Times New Roman" w:cs="Times New Roman"/>
          <w:sz w:val="26"/>
          <w:szCs w:val="26"/>
          <w:lang w:val="ru-RU"/>
        </w:rPr>
        <w:sectPr w:rsidR="00985BB7" w:rsidRPr="00DB3832">
          <w:pgSz w:w="10350" w:h="14790"/>
          <w:pgMar w:top="0" w:right="620" w:bottom="280" w:left="540" w:header="720" w:footer="720" w:gutter="0"/>
          <w:cols w:space="720"/>
        </w:sectPr>
      </w:pPr>
    </w:p>
    <w:p w14:paraId="08227C00" w14:textId="24D5C846" w:rsidR="00985BB7" w:rsidRPr="00DB3832" w:rsidRDefault="00985BB7" w:rsidP="00DB3832">
      <w:pPr>
        <w:pStyle w:val="BodyText"/>
        <w:jc w:val="both"/>
        <w:rPr>
          <w:rFonts w:ascii="Times New Roman" w:hAnsi="Times New Roman" w:cs="Times New Roman"/>
          <w:sz w:val="26"/>
          <w:szCs w:val="26"/>
          <w:lang w:val="ru-RU"/>
        </w:rPr>
      </w:pPr>
    </w:p>
    <w:p w14:paraId="2D7D620A" w14:textId="77777777" w:rsidR="00985BB7" w:rsidRPr="00DB3832" w:rsidRDefault="00985BB7" w:rsidP="00DB3832">
      <w:pPr>
        <w:pStyle w:val="BodyText"/>
        <w:spacing w:before="6"/>
        <w:jc w:val="both"/>
        <w:rPr>
          <w:rFonts w:ascii="Times New Roman" w:hAnsi="Times New Roman" w:cs="Times New Roman"/>
          <w:sz w:val="26"/>
          <w:szCs w:val="26"/>
          <w:lang w:val="ru-RU"/>
        </w:rPr>
      </w:pPr>
    </w:p>
    <w:p w14:paraId="729D1113" w14:textId="77777777" w:rsidR="00985BB7" w:rsidRPr="00DB3832" w:rsidRDefault="00985BB7" w:rsidP="00DB3832">
      <w:pPr>
        <w:pStyle w:val="BodyText"/>
        <w:spacing w:before="193" w:line="235" w:lineRule="auto"/>
        <w:ind w:left="193" w:right="163"/>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ную и интерактивную разработку кода, мы часто повторяем одни и те же команды,</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sz w:val="26"/>
          <w:szCs w:val="26"/>
          <w:lang w:val="ru-RU"/>
        </w:rPr>
        <w:t>например</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run</w:t>
      </w:r>
      <w:r w:rsidRPr="00DB3832">
        <w:rPr>
          <w:rFonts w:ascii="Times New Roman" w:hAnsi="Times New Roman" w:cs="Times New Roman"/>
          <w:sz w:val="26"/>
          <w:szCs w:val="26"/>
          <w:lang w:val="ru-RU"/>
        </w:rPr>
        <w:t>.</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Допустим</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вы</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выполнили</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такую</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команду:</w:t>
      </w:r>
    </w:p>
    <w:p w14:paraId="0EA4E7E9" w14:textId="77777777" w:rsidR="00985BB7" w:rsidRPr="00DB3832" w:rsidRDefault="00985BB7" w:rsidP="00DB3832">
      <w:pPr>
        <w:spacing w:before="92"/>
        <w:ind w:left="457"/>
        <w:jc w:val="both"/>
        <w:rPr>
          <w:rFonts w:ascii="Times New Roman" w:hAnsi="Times New Roman" w:cs="Times New Roman"/>
          <w:sz w:val="26"/>
          <w:szCs w:val="26"/>
          <w:lang w:val="ru-RU"/>
        </w:rPr>
      </w:pPr>
      <w:r w:rsidRPr="00DB3832">
        <w:rPr>
          <w:rFonts w:ascii="Times New Roman" w:hAnsi="Times New Roman" w:cs="Times New Roman"/>
          <w:w w:val="115"/>
          <w:sz w:val="26"/>
          <w:szCs w:val="26"/>
        </w:rPr>
        <w:t>In</w:t>
      </w:r>
      <w:r w:rsidRPr="00DB3832">
        <w:rPr>
          <w:rFonts w:ascii="Times New Roman" w:hAnsi="Times New Roman" w:cs="Times New Roman"/>
          <w:w w:val="115"/>
          <w:sz w:val="26"/>
          <w:szCs w:val="26"/>
          <w:lang w:val="ru-RU"/>
        </w:rPr>
        <w:t xml:space="preserve">[7]: </w:t>
      </w:r>
      <w:r w:rsidRPr="00DB3832">
        <w:rPr>
          <w:rFonts w:ascii="Times New Roman" w:hAnsi="Times New Roman" w:cs="Times New Roman"/>
          <w:spacing w:val="69"/>
          <w:w w:val="115"/>
          <w:sz w:val="26"/>
          <w:szCs w:val="26"/>
          <w:lang w:val="ru-RU"/>
        </w:rPr>
        <w:t xml:space="preserve"> </w:t>
      </w:r>
      <w:r w:rsidRPr="00DB3832">
        <w:rPr>
          <w:rFonts w:ascii="Times New Roman" w:hAnsi="Times New Roman" w:cs="Times New Roman"/>
          <w:w w:val="115"/>
          <w:sz w:val="26"/>
          <w:szCs w:val="26"/>
          <w:lang w:val="ru-RU"/>
        </w:rPr>
        <w:t>%</w:t>
      </w:r>
      <w:r w:rsidRPr="00DB3832">
        <w:rPr>
          <w:rFonts w:ascii="Times New Roman" w:hAnsi="Times New Roman" w:cs="Times New Roman"/>
          <w:w w:val="115"/>
          <w:sz w:val="26"/>
          <w:szCs w:val="26"/>
        </w:rPr>
        <w:t>run</w:t>
      </w:r>
      <w:r w:rsidRPr="00DB3832">
        <w:rPr>
          <w:rFonts w:ascii="Times New Roman" w:hAnsi="Times New Roman" w:cs="Times New Roman"/>
          <w:w w:val="115"/>
          <w:sz w:val="26"/>
          <w:szCs w:val="26"/>
          <w:lang w:val="ru-RU"/>
        </w:rPr>
        <w:t xml:space="preserve"> </w:t>
      </w:r>
      <w:r w:rsidRPr="00DB3832">
        <w:rPr>
          <w:rFonts w:ascii="Times New Roman" w:hAnsi="Times New Roman" w:cs="Times New Roman"/>
          <w:spacing w:val="23"/>
          <w:w w:val="115"/>
          <w:sz w:val="26"/>
          <w:szCs w:val="26"/>
          <w:lang w:val="ru-RU"/>
        </w:rPr>
        <w:t xml:space="preserve"> </w:t>
      </w:r>
      <w:r w:rsidRPr="00DB3832">
        <w:rPr>
          <w:rFonts w:ascii="Times New Roman" w:hAnsi="Times New Roman" w:cs="Times New Roman"/>
          <w:w w:val="115"/>
          <w:sz w:val="26"/>
          <w:szCs w:val="26"/>
        </w:rPr>
        <w:t>first</w:t>
      </w:r>
      <w:r w:rsidRPr="00DB3832">
        <w:rPr>
          <w:rFonts w:ascii="Times New Roman" w:hAnsi="Times New Roman" w:cs="Times New Roman"/>
          <w:w w:val="115"/>
          <w:sz w:val="26"/>
          <w:szCs w:val="26"/>
          <w:lang w:val="ru-RU"/>
        </w:rPr>
        <w:t>/</w:t>
      </w:r>
      <w:r w:rsidRPr="00DB3832">
        <w:rPr>
          <w:rFonts w:ascii="Times New Roman" w:hAnsi="Times New Roman" w:cs="Times New Roman"/>
          <w:w w:val="115"/>
          <w:sz w:val="26"/>
          <w:szCs w:val="26"/>
        </w:rPr>
        <w:t>second</w:t>
      </w:r>
      <w:r w:rsidRPr="00DB3832">
        <w:rPr>
          <w:rFonts w:ascii="Times New Roman" w:hAnsi="Times New Roman" w:cs="Times New Roman"/>
          <w:w w:val="115"/>
          <w:sz w:val="26"/>
          <w:szCs w:val="26"/>
          <w:lang w:val="ru-RU"/>
        </w:rPr>
        <w:t>/</w:t>
      </w:r>
      <w:r w:rsidRPr="00DB3832">
        <w:rPr>
          <w:rFonts w:ascii="Times New Roman" w:hAnsi="Times New Roman" w:cs="Times New Roman"/>
          <w:w w:val="115"/>
          <w:sz w:val="26"/>
          <w:szCs w:val="26"/>
        </w:rPr>
        <w:t>third</w:t>
      </w:r>
      <w:r w:rsidRPr="00DB3832">
        <w:rPr>
          <w:rFonts w:ascii="Times New Roman" w:hAnsi="Times New Roman" w:cs="Times New Roman"/>
          <w:w w:val="115"/>
          <w:sz w:val="26"/>
          <w:szCs w:val="26"/>
          <w:lang w:val="ru-RU"/>
        </w:rPr>
        <w:t>/</w:t>
      </w:r>
      <w:r w:rsidRPr="00DB3832">
        <w:rPr>
          <w:rFonts w:ascii="Times New Roman" w:hAnsi="Times New Roman" w:cs="Times New Roman"/>
          <w:w w:val="115"/>
          <w:sz w:val="26"/>
          <w:szCs w:val="26"/>
        </w:rPr>
        <w:t>data</w:t>
      </w:r>
      <w:r w:rsidRPr="00DB3832">
        <w:rPr>
          <w:rFonts w:ascii="Times New Roman" w:hAnsi="Times New Roman" w:cs="Times New Roman"/>
          <w:w w:val="115"/>
          <w:sz w:val="26"/>
          <w:szCs w:val="26"/>
          <w:lang w:val="ru-RU"/>
        </w:rPr>
        <w:t>_</w:t>
      </w:r>
      <w:r w:rsidRPr="00DB3832">
        <w:rPr>
          <w:rFonts w:ascii="Times New Roman" w:hAnsi="Times New Roman" w:cs="Times New Roman"/>
          <w:w w:val="115"/>
          <w:sz w:val="26"/>
          <w:szCs w:val="26"/>
        </w:rPr>
        <w:t>script</w:t>
      </w:r>
      <w:r w:rsidRPr="00DB3832">
        <w:rPr>
          <w:rFonts w:ascii="Times New Roman" w:hAnsi="Times New Roman" w:cs="Times New Roman"/>
          <w:w w:val="115"/>
          <w:sz w:val="26"/>
          <w:szCs w:val="26"/>
          <w:lang w:val="ru-RU"/>
        </w:rPr>
        <w:t>.</w:t>
      </w:r>
      <w:r w:rsidRPr="00DB3832">
        <w:rPr>
          <w:rFonts w:ascii="Times New Roman" w:hAnsi="Times New Roman" w:cs="Times New Roman"/>
          <w:w w:val="115"/>
          <w:sz w:val="26"/>
          <w:szCs w:val="26"/>
        </w:rPr>
        <w:t>py</w:t>
      </w:r>
    </w:p>
    <w:p w14:paraId="67619F99" w14:textId="6A5B4783" w:rsidR="00985BB7" w:rsidRPr="00DB3832" w:rsidRDefault="00985BB7" w:rsidP="00DB3832">
      <w:pPr>
        <w:pStyle w:val="BodyText"/>
        <w:spacing w:before="103" w:line="235" w:lineRule="auto"/>
        <w:ind w:left="193" w:right="143"/>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и, ознакомившись с результатами работы скрипта (в предположении, что он за­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вершился успешно), обнаружили ошибку в вычислениях.</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Разобравшись, в чем</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pacing w:val="-2"/>
          <w:sz w:val="26"/>
          <w:szCs w:val="26"/>
          <w:lang w:val="ru-RU"/>
        </w:rPr>
        <w:t>проблема,</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pacing w:val="-2"/>
          <w:sz w:val="26"/>
          <w:szCs w:val="26"/>
          <w:lang w:val="ru-RU"/>
        </w:rPr>
        <w:t>и</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pacing w:val="-2"/>
          <w:sz w:val="26"/>
          <w:szCs w:val="26"/>
          <w:lang w:val="ru-RU"/>
        </w:rPr>
        <w:t>исправив</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pacing w:val="-2"/>
          <w:sz w:val="26"/>
          <w:szCs w:val="26"/>
          <w:lang w:val="ru-RU"/>
        </w:rPr>
        <w:t>скрипт</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pacing w:val="-2"/>
          <w:w w:val="105"/>
          <w:sz w:val="26"/>
          <w:szCs w:val="26"/>
        </w:rPr>
        <w:t>data</w:t>
      </w:r>
      <w:r w:rsidRPr="00DB3832">
        <w:rPr>
          <w:rFonts w:ascii="Times New Roman" w:hAnsi="Times New Roman" w:cs="Times New Roman"/>
          <w:spacing w:val="-2"/>
          <w:w w:val="105"/>
          <w:sz w:val="26"/>
          <w:szCs w:val="26"/>
          <w:lang w:val="ru-RU"/>
        </w:rPr>
        <w:t>_</w:t>
      </w:r>
      <w:r w:rsidRPr="00DB3832">
        <w:rPr>
          <w:rFonts w:ascii="Times New Roman" w:hAnsi="Times New Roman" w:cs="Times New Roman"/>
          <w:spacing w:val="-2"/>
          <w:w w:val="105"/>
          <w:sz w:val="26"/>
          <w:szCs w:val="26"/>
        </w:rPr>
        <w:t>script</w:t>
      </w:r>
      <w:r w:rsidRPr="00DB3832">
        <w:rPr>
          <w:rFonts w:ascii="Times New Roman" w:hAnsi="Times New Roman" w:cs="Times New Roman"/>
          <w:spacing w:val="-2"/>
          <w:sz w:val="26"/>
          <w:szCs w:val="26"/>
          <w:lang w:val="ru-RU"/>
        </w:rPr>
        <w:t>.ру,</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pacing w:val="-2"/>
          <w:sz w:val="26"/>
          <w:szCs w:val="26"/>
          <w:lang w:val="ru-RU"/>
        </w:rPr>
        <w:t>вы</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pacing w:val="-2"/>
          <w:sz w:val="26"/>
          <w:szCs w:val="26"/>
          <w:lang w:val="ru-RU"/>
        </w:rPr>
        <w:t>можете</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pacing w:val="-2"/>
          <w:sz w:val="26"/>
          <w:szCs w:val="26"/>
          <w:lang w:val="ru-RU"/>
        </w:rPr>
        <w:t>набрать</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pacing w:val="-2"/>
          <w:sz w:val="26"/>
          <w:szCs w:val="26"/>
          <w:lang w:val="ru-RU"/>
        </w:rPr>
        <w:t>несколько</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первых букв команды</w:t>
      </w:r>
      <w:r w:rsidRPr="00DB3832">
        <w:rPr>
          <w:rFonts w:ascii="Times New Roman" w:hAnsi="Times New Roman" w:cs="Times New Roman"/>
          <w:spacing w:val="55"/>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run</w:t>
      </w:r>
      <w:r w:rsidRPr="00DB3832">
        <w:rPr>
          <w:rFonts w:ascii="Times New Roman" w:hAnsi="Times New Roman" w:cs="Times New Roman"/>
          <w:sz w:val="26"/>
          <w:szCs w:val="26"/>
          <w:lang w:val="ru-RU"/>
        </w:rPr>
        <w:t xml:space="preserve"> и нажать</w:t>
      </w:r>
      <w:r w:rsidRPr="00DB3832">
        <w:rPr>
          <w:rFonts w:ascii="Times New Roman" w:hAnsi="Times New Roman" w:cs="Times New Roman"/>
          <w:spacing w:val="55"/>
          <w:sz w:val="26"/>
          <w:szCs w:val="26"/>
          <w:lang w:val="ru-RU"/>
        </w:rPr>
        <w:t xml:space="preserve"> </w:t>
      </w:r>
      <w:r w:rsidRPr="00DB3832">
        <w:rPr>
          <w:rFonts w:ascii="Times New Roman" w:hAnsi="Times New Roman" w:cs="Times New Roman"/>
          <w:w w:val="110"/>
          <w:sz w:val="26"/>
          <w:szCs w:val="26"/>
          <w:lang w:val="ru-RU"/>
        </w:rPr>
        <w:t>&lt;</w:t>
      </w:r>
      <w:r w:rsidRPr="00DB3832">
        <w:rPr>
          <w:rFonts w:ascii="Times New Roman" w:hAnsi="Times New Roman" w:cs="Times New Roman"/>
          <w:w w:val="110"/>
          <w:sz w:val="26"/>
          <w:szCs w:val="26"/>
        </w:rPr>
        <w:t>Ctrl</w:t>
      </w:r>
      <w:r w:rsidRPr="00DB3832">
        <w:rPr>
          <w:rFonts w:ascii="Times New Roman" w:hAnsi="Times New Roman" w:cs="Times New Roman"/>
          <w:w w:val="110"/>
          <w:sz w:val="26"/>
          <w:szCs w:val="26"/>
          <w:lang w:val="ru-RU"/>
        </w:rPr>
        <w:t>-</w:t>
      </w:r>
      <w:r w:rsidRPr="00DB3832">
        <w:rPr>
          <w:rFonts w:ascii="Times New Roman" w:hAnsi="Times New Roman" w:cs="Times New Roman"/>
          <w:w w:val="110"/>
          <w:sz w:val="26"/>
          <w:szCs w:val="26"/>
        </w:rPr>
        <w:t>P</w:t>
      </w:r>
      <w:r w:rsidRPr="00DB3832">
        <w:rPr>
          <w:rFonts w:ascii="Times New Roman" w:hAnsi="Times New Roman" w:cs="Times New Roman"/>
          <w:w w:val="110"/>
          <w:sz w:val="26"/>
          <w:szCs w:val="26"/>
          <w:lang w:val="ru-RU"/>
        </w:rPr>
        <w:t xml:space="preserve">&gt; </w:t>
      </w:r>
      <w:r w:rsidRPr="00DB3832">
        <w:rPr>
          <w:rFonts w:ascii="Times New Roman" w:hAnsi="Times New Roman" w:cs="Times New Roman"/>
          <w:sz w:val="26"/>
          <w:szCs w:val="26"/>
          <w:lang w:val="ru-RU"/>
        </w:rPr>
        <w:t>или клавишу &lt;стрелка   вверх&gt;.</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5"/>
          <w:sz w:val="26"/>
          <w:szCs w:val="26"/>
          <w:lang w:val="ru-RU"/>
        </w:rPr>
        <w:t xml:space="preserve">В ответ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найдет в истории команд первую из предшествующих команд,</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начинающуюся</w:t>
      </w:r>
      <w:r w:rsidRPr="00DB3832">
        <w:rPr>
          <w:rFonts w:ascii="Times New Roman" w:hAnsi="Times New Roman" w:cs="Times New Roman"/>
          <w:spacing w:val="35"/>
          <w:sz w:val="26"/>
          <w:szCs w:val="26"/>
          <w:lang w:val="ru-RU"/>
        </w:rPr>
        <w:t xml:space="preserve"> </w:t>
      </w:r>
      <w:r w:rsidRPr="00DB3832">
        <w:rPr>
          <w:rFonts w:ascii="Times New Roman" w:hAnsi="Times New Roman" w:cs="Times New Roman"/>
          <w:sz w:val="26"/>
          <w:szCs w:val="26"/>
          <w:lang w:val="ru-RU"/>
        </w:rPr>
        <w:t>введенными</w:t>
      </w:r>
      <w:r w:rsidRPr="00DB3832">
        <w:rPr>
          <w:rFonts w:ascii="Times New Roman" w:hAnsi="Times New Roman" w:cs="Times New Roman"/>
          <w:spacing w:val="33"/>
          <w:sz w:val="26"/>
          <w:szCs w:val="26"/>
          <w:lang w:val="ru-RU"/>
        </w:rPr>
        <w:t xml:space="preserve"> </w:t>
      </w:r>
      <w:r w:rsidRPr="00DB3832">
        <w:rPr>
          <w:rFonts w:ascii="Times New Roman" w:hAnsi="Times New Roman" w:cs="Times New Roman"/>
          <w:sz w:val="26"/>
          <w:szCs w:val="26"/>
          <w:lang w:val="ru-RU"/>
        </w:rPr>
        <w:t>буквами.</w:t>
      </w:r>
      <w:r w:rsidRPr="00DB3832">
        <w:rPr>
          <w:rFonts w:ascii="Times New Roman" w:hAnsi="Times New Roman" w:cs="Times New Roman"/>
          <w:spacing w:val="50"/>
          <w:sz w:val="26"/>
          <w:szCs w:val="26"/>
          <w:lang w:val="ru-RU"/>
        </w:rPr>
        <w:t xml:space="preserve"> </w:t>
      </w:r>
      <w:r w:rsidRPr="00DB3832">
        <w:rPr>
          <w:rFonts w:ascii="Times New Roman" w:hAnsi="Times New Roman" w:cs="Times New Roman"/>
          <w:sz w:val="26"/>
          <w:szCs w:val="26"/>
          <w:lang w:val="ru-RU"/>
        </w:rPr>
        <w:t>При</w:t>
      </w:r>
      <w:r w:rsidRPr="00DB3832">
        <w:rPr>
          <w:rFonts w:ascii="Times New Roman" w:hAnsi="Times New Roman" w:cs="Times New Roman"/>
          <w:spacing w:val="32"/>
          <w:sz w:val="26"/>
          <w:szCs w:val="26"/>
          <w:lang w:val="ru-RU"/>
        </w:rPr>
        <w:t xml:space="preserve"> </w:t>
      </w:r>
      <w:r w:rsidRPr="00DB3832">
        <w:rPr>
          <w:rFonts w:ascii="Times New Roman" w:hAnsi="Times New Roman" w:cs="Times New Roman"/>
          <w:sz w:val="26"/>
          <w:szCs w:val="26"/>
          <w:lang w:val="ru-RU"/>
        </w:rPr>
        <w:t>повторном</w:t>
      </w:r>
      <w:r w:rsidRPr="00DB3832">
        <w:rPr>
          <w:rFonts w:ascii="Times New Roman" w:hAnsi="Times New Roman" w:cs="Times New Roman"/>
          <w:spacing w:val="30"/>
          <w:sz w:val="26"/>
          <w:szCs w:val="26"/>
          <w:lang w:val="ru-RU"/>
        </w:rPr>
        <w:t xml:space="preserve"> </w:t>
      </w:r>
      <w:r w:rsidRPr="00DB3832">
        <w:rPr>
          <w:rFonts w:ascii="Times New Roman" w:hAnsi="Times New Roman" w:cs="Times New Roman"/>
          <w:sz w:val="26"/>
          <w:szCs w:val="26"/>
          <w:lang w:val="ru-RU"/>
        </w:rPr>
        <w:t>нажатии</w:t>
      </w:r>
      <w:r w:rsidRPr="00DB3832">
        <w:rPr>
          <w:rFonts w:ascii="Times New Roman" w:hAnsi="Times New Roman" w:cs="Times New Roman"/>
          <w:spacing w:val="36"/>
          <w:sz w:val="26"/>
          <w:szCs w:val="26"/>
          <w:lang w:val="ru-RU"/>
        </w:rPr>
        <w:t xml:space="preserve"> </w:t>
      </w:r>
      <w:r w:rsidRPr="00DB3832">
        <w:rPr>
          <w:rFonts w:ascii="Times New Roman" w:hAnsi="Times New Roman" w:cs="Times New Roman"/>
          <w:sz w:val="26"/>
          <w:szCs w:val="26"/>
          <w:lang w:val="ru-RU"/>
        </w:rPr>
        <w:t>&lt;</w:t>
      </w:r>
      <w:r w:rsidRPr="00DB3832">
        <w:rPr>
          <w:rFonts w:ascii="Times New Roman" w:hAnsi="Times New Roman" w:cs="Times New Roman"/>
          <w:sz w:val="26"/>
          <w:szCs w:val="26"/>
        </w:rPr>
        <w:t>Ctrl</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P</w:t>
      </w:r>
      <w:r w:rsidRPr="00DB3832">
        <w:rPr>
          <w:rFonts w:ascii="Times New Roman" w:hAnsi="Times New Roman" w:cs="Times New Roman"/>
          <w:sz w:val="26"/>
          <w:szCs w:val="26"/>
          <w:lang w:val="ru-RU"/>
        </w:rPr>
        <w:t>&gt;</w:t>
      </w:r>
      <w:r w:rsidRPr="00DB3832">
        <w:rPr>
          <w:rFonts w:ascii="Times New Roman" w:hAnsi="Times New Roman" w:cs="Times New Roman"/>
          <w:spacing w:val="30"/>
          <w:sz w:val="26"/>
          <w:szCs w:val="26"/>
          <w:lang w:val="ru-RU"/>
        </w:rPr>
        <w:t xml:space="preserve"> </w:t>
      </w:r>
      <w:r w:rsidRPr="00DB3832">
        <w:rPr>
          <w:rFonts w:ascii="Times New Roman" w:hAnsi="Times New Roman" w:cs="Times New Roman"/>
          <w:sz w:val="26"/>
          <w:szCs w:val="26"/>
          <w:lang w:val="ru-RU"/>
        </w:rPr>
        <w:t>или</w:t>
      </w:r>
    </w:p>
    <w:p w14:paraId="27349523" w14:textId="77777777" w:rsidR="00985BB7" w:rsidRPr="00DB3832" w:rsidRDefault="00985BB7" w:rsidP="00DB3832">
      <w:pPr>
        <w:pStyle w:val="BodyText"/>
        <w:spacing w:before="9" w:line="235" w:lineRule="auto"/>
        <w:ind w:left="177" w:right="135" w:firstLine="26"/>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&lt;стрелки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вверх&gt; поиск будет продолжен.</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Если вы проскочили мимо нужной ко­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pacing w:val="-1"/>
          <w:w w:val="95"/>
          <w:sz w:val="26"/>
          <w:szCs w:val="26"/>
          <w:lang w:val="ru-RU"/>
        </w:rPr>
        <w:t xml:space="preserve">манды, ничего страшного. </w:t>
      </w:r>
      <w:r w:rsidRPr="00DB3832">
        <w:rPr>
          <w:rFonts w:ascii="Times New Roman" w:hAnsi="Times New Roman" w:cs="Times New Roman"/>
          <w:w w:val="95"/>
          <w:sz w:val="26"/>
          <w:szCs w:val="26"/>
          <w:lang w:val="ru-RU"/>
        </w:rPr>
        <w:t xml:space="preserve">По истории команд можно перемещаться и </w:t>
      </w:r>
      <w:r w:rsidRPr="00DB3832">
        <w:rPr>
          <w:rFonts w:ascii="Times New Roman" w:hAnsi="Times New Roman" w:cs="Times New Roman"/>
          <w:i/>
          <w:w w:val="95"/>
          <w:sz w:val="26"/>
          <w:szCs w:val="26"/>
          <w:lang w:val="ru-RU"/>
        </w:rPr>
        <w:t xml:space="preserve">вперед </w:t>
      </w:r>
      <w:r w:rsidRPr="00DB3832">
        <w:rPr>
          <w:rFonts w:ascii="Times New Roman" w:hAnsi="Times New Roman" w:cs="Times New Roman"/>
          <w:w w:val="95"/>
          <w:sz w:val="26"/>
          <w:szCs w:val="26"/>
          <w:lang w:val="ru-RU"/>
        </w:rPr>
        <w:t>с по­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мощью клавиш &lt;</w:t>
      </w:r>
      <w:r w:rsidRPr="00DB3832">
        <w:rPr>
          <w:rFonts w:ascii="Times New Roman" w:hAnsi="Times New Roman" w:cs="Times New Roman"/>
          <w:sz w:val="26"/>
          <w:szCs w:val="26"/>
        </w:rPr>
        <w:t>Ctrl</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N</w:t>
      </w:r>
      <w:r w:rsidRPr="00DB3832">
        <w:rPr>
          <w:rFonts w:ascii="Times New Roman" w:hAnsi="Times New Roman" w:cs="Times New Roman"/>
          <w:sz w:val="26"/>
          <w:szCs w:val="26"/>
          <w:lang w:val="ru-RU"/>
        </w:rPr>
        <w:t>&gt; или &lt;стрелка</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вниз&gt;. Стоит только попробовать, и вы</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0"/>
          <w:sz w:val="26"/>
          <w:szCs w:val="26"/>
          <w:lang w:val="ru-RU"/>
        </w:rPr>
        <w:t>начнете</w:t>
      </w:r>
      <w:r w:rsidRPr="00DB3832">
        <w:rPr>
          <w:rFonts w:ascii="Times New Roman" w:hAnsi="Times New Roman" w:cs="Times New Roman"/>
          <w:spacing w:val="-8"/>
          <w:w w:val="90"/>
          <w:sz w:val="26"/>
          <w:szCs w:val="26"/>
          <w:lang w:val="ru-RU"/>
        </w:rPr>
        <w:t xml:space="preserve"> </w:t>
      </w:r>
      <w:r w:rsidRPr="00DB3832">
        <w:rPr>
          <w:rFonts w:ascii="Times New Roman" w:hAnsi="Times New Roman" w:cs="Times New Roman"/>
          <w:w w:val="90"/>
          <w:sz w:val="26"/>
          <w:szCs w:val="26"/>
          <w:lang w:val="ru-RU"/>
        </w:rPr>
        <w:t>нажимать</w:t>
      </w:r>
      <w:r w:rsidRPr="00DB3832">
        <w:rPr>
          <w:rFonts w:ascii="Times New Roman" w:hAnsi="Times New Roman" w:cs="Times New Roman"/>
          <w:spacing w:val="6"/>
          <w:w w:val="90"/>
          <w:sz w:val="26"/>
          <w:szCs w:val="26"/>
          <w:lang w:val="ru-RU"/>
        </w:rPr>
        <w:t xml:space="preserve"> </w:t>
      </w:r>
      <w:r w:rsidRPr="00DB3832">
        <w:rPr>
          <w:rFonts w:ascii="Times New Roman" w:hAnsi="Times New Roman" w:cs="Times New Roman"/>
          <w:w w:val="90"/>
          <w:sz w:val="26"/>
          <w:szCs w:val="26"/>
          <w:lang w:val="ru-RU"/>
        </w:rPr>
        <w:t>эти клавиши,</w:t>
      </w:r>
      <w:r w:rsidRPr="00DB3832">
        <w:rPr>
          <w:rFonts w:ascii="Times New Roman" w:hAnsi="Times New Roman" w:cs="Times New Roman"/>
          <w:spacing w:val="12"/>
          <w:w w:val="90"/>
          <w:sz w:val="26"/>
          <w:szCs w:val="26"/>
          <w:lang w:val="ru-RU"/>
        </w:rPr>
        <w:t xml:space="preserve"> </w:t>
      </w:r>
      <w:r w:rsidRPr="00DB3832">
        <w:rPr>
          <w:rFonts w:ascii="Times New Roman" w:hAnsi="Times New Roman" w:cs="Times New Roman"/>
          <w:w w:val="90"/>
          <w:sz w:val="26"/>
          <w:szCs w:val="26"/>
          <w:lang w:val="ru-RU"/>
        </w:rPr>
        <w:t>не</w:t>
      </w:r>
      <w:r w:rsidRPr="00DB3832">
        <w:rPr>
          <w:rFonts w:ascii="Times New Roman" w:hAnsi="Times New Roman" w:cs="Times New Roman"/>
          <w:spacing w:val="9"/>
          <w:w w:val="90"/>
          <w:sz w:val="26"/>
          <w:szCs w:val="26"/>
          <w:lang w:val="ru-RU"/>
        </w:rPr>
        <w:t xml:space="preserve"> </w:t>
      </w:r>
      <w:r w:rsidRPr="00DB3832">
        <w:rPr>
          <w:rFonts w:ascii="Times New Roman" w:hAnsi="Times New Roman" w:cs="Times New Roman"/>
          <w:w w:val="90"/>
          <w:sz w:val="26"/>
          <w:szCs w:val="26"/>
          <w:lang w:val="ru-RU"/>
        </w:rPr>
        <w:t>задумываясь.</w:t>
      </w:r>
    </w:p>
    <w:p w14:paraId="274A306A" w14:textId="77777777" w:rsidR="00985BB7" w:rsidRPr="00DB3832" w:rsidRDefault="00985BB7" w:rsidP="00DB3832">
      <w:pPr>
        <w:pStyle w:val="BodyText"/>
        <w:spacing w:line="235" w:lineRule="auto"/>
        <w:ind w:left="181" w:right="136" w:firstLine="286"/>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Комбинация клавиш &lt;</w:t>
      </w:r>
      <w:r w:rsidRPr="00DB3832">
        <w:rPr>
          <w:rFonts w:ascii="Times New Roman" w:hAnsi="Times New Roman" w:cs="Times New Roman"/>
          <w:w w:val="95"/>
          <w:sz w:val="26"/>
          <w:szCs w:val="26"/>
        </w:rPr>
        <w:t>Ctrl</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R</w:t>
      </w:r>
      <w:r w:rsidRPr="00DB3832">
        <w:rPr>
          <w:rFonts w:ascii="Times New Roman" w:hAnsi="Times New Roman" w:cs="Times New Roman"/>
          <w:w w:val="95"/>
          <w:sz w:val="26"/>
          <w:szCs w:val="26"/>
          <w:lang w:val="ru-RU"/>
        </w:rPr>
        <w:t>&gt; дает ту же возможность частичного инкремент­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ного поиска, что подсистема </w:t>
      </w:r>
      <w:r w:rsidRPr="00DB3832">
        <w:rPr>
          <w:rFonts w:ascii="Times New Roman" w:hAnsi="Times New Roman" w:cs="Times New Roman"/>
          <w:w w:val="95"/>
          <w:sz w:val="26"/>
          <w:szCs w:val="26"/>
        </w:rPr>
        <w:t>readl</w:t>
      </w:r>
      <w:r w:rsidRPr="00DB3832">
        <w:rPr>
          <w:rFonts w:ascii="Times New Roman" w:hAnsi="Times New Roman" w:cs="Times New Roman"/>
          <w:w w:val="95"/>
          <w:sz w:val="26"/>
          <w:szCs w:val="26"/>
          <w:lang w:val="ru-RU"/>
        </w:rPr>
        <w:t xml:space="preserve"> </w:t>
      </w:r>
      <w:r w:rsidRPr="00DB3832">
        <w:rPr>
          <w:rFonts w:ascii="Times New Roman" w:hAnsi="Times New Roman" w:cs="Times New Roman"/>
          <w:w w:val="95"/>
          <w:sz w:val="26"/>
          <w:szCs w:val="26"/>
        </w:rPr>
        <w:t>ine</w:t>
      </w:r>
      <w:r w:rsidRPr="00DB3832">
        <w:rPr>
          <w:rFonts w:ascii="Times New Roman" w:hAnsi="Times New Roman" w:cs="Times New Roman"/>
          <w:w w:val="95"/>
          <w:sz w:val="26"/>
          <w:szCs w:val="26"/>
          <w:lang w:val="ru-RU"/>
        </w:rPr>
        <w:t xml:space="preserve">, применяемая в оболочках </w:t>
      </w:r>
      <w:r w:rsidRPr="00DB3832">
        <w:rPr>
          <w:rFonts w:ascii="Times New Roman" w:hAnsi="Times New Roman" w:cs="Times New Roman"/>
          <w:w w:val="95"/>
          <w:sz w:val="26"/>
          <w:szCs w:val="26"/>
        </w:rPr>
        <w:t>UNIX</w:t>
      </w:r>
      <w:r w:rsidRPr="00DB3832">
        <w:rPr>
          <w:rFonts w:ascii="Times New Roman" w:hAnsi="Times New Roman" w:cs="Times New Roman"/>
          <w:w w:val="95"/>
          <w:sz w:val="26"/>
          <w:szCs w:val="26"/>
          <w:lang w:val="ru-RU"/>
        </w:rPr>
        <w:t>, например</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rPr>
        <w:t>bash</w:t>
      </w:r>
      <w:r w:rsidRPr="00DB3832">
        <w:rPr>
          <w:rFonts w:ascii="Times New Roman" w:hAnsi="Times New Roman" w:cs="Times New Roman"/>
          <w:sz w:val="26"/>
          <w:szCs w:val="26"/>
          <w:lang w:val="ru-RU"/>
        </w:rPr>
        <w:t xml:space="preserve">. В </w:t>
      </w:r>
      <w:r w:rsidRPr="00DB3832">
        <w:rPr>
          <w:rFonts w:ascii="Times New Roman" w:hAnsi="Times New Roman" w:cs="Times New Roman"/>
          <w:sz w:val="26"/>
          <w:szCs w:val="26"/>
        </w:rPr>
        <w:t>Windows</w:t>
      </w:r>
      <w:r w:rsidRPr="00DB3832">
        <w:rPr>
          <w:rFonts w:ascii="Times New Roman" w:hAnsi="Times New Roman" w:cs="Times New Roman"/>
          <w:sz w:val="26"/>
          <w:szCs w:val="26"/>
          <w:lang w:val="ru-RU"/>
        </w:rPr>
        <w:t xml:space="preserve"> функциональность </w:t>
      </w:r>
      <w:r w:rsidRPr="00DB3832">
        <w:rPr>
          <w:rFonts w:ascii="Times New Roman" w:hAnsi="Times New Roman" w:cs="Times New Roman"/>
          <w:w w:val="110"/>
          <w:sz w:val="26"/>
          <w:szCs w:val="26"/>
        </w:rPr>
        <w:t>readline</w:t>
      </w:r>
      <w:r w:rsidRPr="00DB3832">
        <w:rPr>
          <w:rFonts w:ascii="Times New Roman" w:hAnsi="Times New Roman" w:cs="Times New Roman"/>
          <w:w w:val="110"/>
          <w:sz w:val="26"/>
          <w:szCs w:val="26"/>
          <w:lang w:val="ru-RU"/>
        </w:rPr>
        <w:t xml:space="preserve"> </w:t>
      </w:r>
      <w:r w:rsidRPr="00DB3832">
        <w:rPr>
          <w:rFonts w:ascii="Times New Roman" w:hAnsi="Times New Roman" w:cs="Times New Roman"/>
          <w:sz w:val="26"/>
          <w:szCs w:val="26"/>
          <w:lang w:val="ru-RU"/>
        </w:rPr>
        <w:t xml:space="preserve">реализуется самим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 Что­</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0"/>
          <w:sz w:val="26"/>
          <w:szCs w:val="26"/>
          <w:lang w:val="ru-RU"/>
        </w:rPr>
        <w:t>бы</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воспользоваться</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ей,</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нажмите</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&lt;</w:t>
      </w:r>
      <w:r w:rsidRPr="00DB3832">
        <w:rPr>
          <w:rFonts w:ascii="Times New Roman" w:hAnsi="Times New Roman" w:cs="Times New Roman"/>
          <w:w w:val="90"/>
          <w:sz w:val="26"/>
          <w:szCs w:val="26"/>
        </w:rPr>
        <w:t>Ctr</w:t>
      </w:r>
      <w:r w:rsidRPr="00DB3832">
        <w:rPr>
          <w:rFonts w:ascii="Times New Roman" w:hAnsi="Times New Roman" w:cs="Times New Roman"/>
          <w:w w:val="90"/>
          <w:sz w:val="26"/>
          <w:szCs w:val="26"/>
          <w:lang w:val="ru-RU"/>
        </w:rPr>
        <w:t xml:space="preserve"> 1-</w:t>
      </w:r>
      <w:r w:rsidRPr="00DB3832">
        <w:rPr>
          <w:rFonts w:ascii="Times New Roman" w:hAnsi="Times New Roman" w:cs="Times New Roman"/>
          <w:w w:val="90"/>
          <w:sz w:val="26"/>
          <w:szCs w:val="26"/>
        </w:rPr>
        <w:t>R</w:t>
      </w:r>
      <w:r w:rsidRPr="00DB3832">
        <w:rPr>
          <w:rFonts w:ascii="Times New Roman" w:hAnsi="Times New Roman" w:cs="Times New Roman"/>
          <w:w w:val="90"/>
          <w:sz w:val="26"/>
          <w:szCs w:val="26"/>
          <w:lang w:val="ru-RU"/>
        </w:rPr>
        <w:t>&gt;,</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а</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затем</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введите</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несколько</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символов,</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sz w:val="26"/>
          <w:szCs w:val="26"/>
          <w:lang w:val="ru-RU"/>
        </w:rPr>
        <w:t>встречающихся в искомой</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строке</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ввода:</w:t>
      </w:r>
    </w:p>
    <w:p w14:paraId="488C01DE" w14:textId="4B4E7F3D" w:rsidR="00365086" w:rsidRDefault="00365086" w:rsidP="00DB3832">
      <w:pPr>
        <w:pStyle w:val="BodyText"/>
        <w:spacing w:before="41" w:line="235" w:lineRule="auto"/>
        <w:ind w:left="190" w:right="122" w:firstLine="282"/>
        <w:jc w:val="both"/>
        <w:rPr>
          <w:rFonts w:ascii="Times New Roman" w:hAnsi="Times New Roman" w:cs="Times New Roman"/>
          <w:sz w:val="26"/>
          <w:szCs w:val="26"/>
          <w:lang w:val="ru-RU"/>
        </w:rPr>
      </w:pPr>
      <w:r>
        <w:rPr>
          <w:noProof/>
        </w:rPr>
        <w:drawing>
          <wp:inline distT="0" distB="0" distL="0" distR="0" wp14:anchorId="1D74177C" wp14:editId="09B5BF1A">
            <wp:extent cx="4619625" cy="590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9625" cy="590550"/>
                    </a:xfrm>
                    <a:prstGeom prst="rect">
                      <a:avLst/>
                    </a:prstGeom>
                  </pic:spPr>
                </pic:pic>
              </a:graphicData>
            </a:graphic>
          </wp:inline>
        </w:drawing>
      </w:r>
    </w:p>
    <w:p w14:paraId="1D4312A3" w14:textId="70820F25" w:rsidR="00985BB7" w:rsidRPr="00DB3832" w:rsidRDefault="00985BB7" w:rsidP="00DB3832">
      <w:pPr>
        <w:pStyle w:val="BodyText"/>
        <w:spacing w:before="41" w:line="235" w:lineRule="auto"/>
        <w:ind w:left="190" w:right="122" w:firstLine="282"/>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Нажатие &lt;</w:t>
      </w:r>
      <w:r w:rsidRPr="00DB3832">
        <w:rPr>
          <w:rFonts w:ascii="Times New Roman" w:hAnsi="Times New Roman" w:cs="Times New Roman"/>
          <w:sz w:val="26"/>
          <w:szCs w:val="26"/>
        </w:rPr>
        <w:t>Ctrl</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R</w:t>
      </w:r>
      <w:r w:rsidRPr="00DB3832">
        <w:rPr>
          <w:rFonts w:ascii="Times New Roman" w:hAnsi="Times New Roman" w:cs="Times New Roman"/>
          <w:sz w:val="26"/>
          <w:szCs w:val="26"/>
          <w:lang w:val="ru-RU"/>
        </w:rPr>
        <w:t>&gt; приводит к циклическому просмотру истории в поисках</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строк,</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соответствующих введенным</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символам.</w:t>
      </w:r>
    </w:p>
    <w:p w14:paraId="312ECA9C" w14:textId="77777777" w:rsidR="00985BB7" w:rsidRPr="00DB3832" w:rsidRDefault="00985BB7" w:rsidP="00DB3832">
      <w:pPr>
        <w:pStyle w:val="BodyText"/>
        <w:spacing w:before="10"/>
        <w:jc w:val="both"/>
        <w:rPr>
          <w:rFonts w:ascii="Times New Roman" w:hAnsi="Times New Roman" w:cs="Times New Roman"/>
          <w:sz w:val="26"/>
          <w:szCs w:val="26"/>
          <w:lang w:val="ru-RU"/>
        </w:rPr>
      </w:pPr>
    </w:p>
    <w:p w14:paraId="6B1FA2E1" w14:textId="5DDB4A04" w:rsidR="00985BB7" w:rsidRPr="00DB3832" w:rsidRDefault="00985BB7" w:rsidP="00DB3832">
      <w:pPr>
        <w:ind w:left="469"/>
        <w:jc w:val="both"/>
        <w:rPr>
          <w:rFonts w:ascii="Times New Roman" w:hAnsi="Times New Roman" w:cs="Times New Roman"/>
          <w:b/>
          <w:i/>
          <w:sz w:val="26"/>
          <w:szCs w:val="26"/>
          <w:lang w:val="ru-RU"/>
        </w:rPr>
      </w:pPr>
      <w:r w:rsidRPr="00DB3832">
        <w:rPr>
          <w:rFonts w:ascii="Times New Roman" w:hAnsi="Times New Roman" w:cs="Times New Roman"/>
          <w:b/>
          <w:i/>
          <w:w w:val="105"/>
          <w:sz w:val="26"/>
          <w:szCs w:val="26"/>
          <w:lang w:val="ru-RU"/>
        </w:rPr>
        <w:t>Входные</w:t>
      </w:r>
      <w:r w:rsidRPr="00DB3832">
        <w:rPr>
          <w:rFonts w:ascii="Times New Roman" w:hAnsi="Times New Roman" w:cs="Times New Roman"/>
          <w:b/>
          <w:i/>
          <w:spacing w:val="34"/>
          <w:w w:val="105"/>
          <w:sz w:val="26"/>
          <w:szCs w:val="26"/>
          <w:lang w:val="ru-RU"/>
        </w:rPr>
        <w:t xml:space="preserve"> </w:t>
      </w:r>
      <w:r w:rsidRPr="00DB3832">
        <w:rPr>
          <w:rFonts w:ascii="Times New Roman" w:hAnsi="Times New Roman" w:cs="Times New Roman"/>
          <w:b/>
          <w:i/>
          <w:w w:val="105"/>
          <w:sz w:val="26"/>
          <w:szCs w:val="26"/>
          <w:lang w:val="ru-RU"/>
        </w:rPr>
        <w:t>и</w:t>
      </w:r>
      <w:r w:rsidRPr="00DB3832">
        <w:rPr>
          <w:rFonts w:ascii="Times New Roman" w:hAnsi="Times New Roman" w:cs="Times New Roman"/>
          <w:b/>
          <w:i/>
          <w:spacing w:val="29"/>
          <w:w w:val="105"/>
          <w:sz w:val="26"/>
          <w:szCs w:val="26"/>
          <w:lang w:val="ru-RU"/>
        </w:rPr>
        <w:t xml:space="preserve"> </w:t>
      </w:r>
      <w:r w:rsidRPr="00DB3832">
        <w:rPr>
          <w:rFonts w:ascii="Times New Roman" w:hAnsi="Times New Roman" w:cs="Times New Roman"/>
          <w:b/>
          <w:i/>
          <w:w w:val="105"/>
          <w:sz w:val="26"/>
          <w:szCs w:val="26"/>
          <w:lang w:val="ru-RU"/>
        </w:rPr>
        <w:t>в</w:t>
      </w:r>
      <w:r w:rsidR="00BF0AAE" w:rsidRPr="00DB3832">
        <w:rPr>
          <w:rFonts w:ascii="Times New Roman" w:hAnsi="Times New Roman" w:cs="Times New Roman"/>
          <w:b/>
          <w:i/>
          <w:w w:val="105"/>
          <w:sz w:val="26"/>
          <w:szCs w:val="26"/>
          <w:lang w:val="ru-RU"/>
        </w:rPr>
        <w:t>ы</w:t>
      </w:r>
      <w:r w:rsidRPr="00DB3832">
        <w:rPr>
          <w:rFonts w:ascii="Times New Roman" w:hAnsi="Times New Roman" w:cs="Times New Roman"/>
          <w:b/>
          <w:i/>
          <w:w w:val="105"/>
          <w:sz w:val="26"/>
          <w:szCs w:val="26"/>
          <w:lang w:val="ru-RU"/>
        </w:rPr>
        <w:t>ходные</w:t>
      </w:r>
      <w:r w:rsidRPr="00DB3832">
        <w:rPr>
          <w:rFonts w:ascii="Times New Roman" w:hAnsi="Times New Roman" w:cs="Times New Roman"/>
          <w:b/>
          <w:i/>
          <w:spacing w:val="26"/>
          <w:w w:val="105"/>
          <w:sz w:val="26"/>
          <w:szCs w:val="26"/>
          <w:lang w:val="ru-RU"/>
        </w:rPr>
        <w:t xml:space="preserve"> </w:t>
      </w:r>
      <w:r w:rsidRPr="00DB3832">
        <w:rPr>
          <w:rFonts w:ascii="Times New Roman" w:hAnsi="Times New Roman" w:cs="Times New Roman"/>
          <w:b/>
          <w:i/>
          <w:w w:val="105"/>
          <w:sz w:val="26"/>
          <w:szCs w:val="26"/>
          <w:lang w:val="ru-RU"/>
        </w:rPr>
        <w:t>переменные</w:t>
      </w:r>
    </w:p>
    <w:p w14:paraId="37B87445" w14:textId="77777777" w:rsidR="00985BB7" w:rsidRPr="00DB3832" w:rsidRDefault="00985BB7" w:rsidP="00DB3832">
      <w:pPr>
        <w:pStyle w:val="BodyText"/>
        <w:spacing w:before="28" w:line="237" w:lineRule="auto"/>
        <w:ind w:left="195" w:right="127" w:firstLine="283"/>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Забыв присвоить результат вызова функции, вы можете горько пожалеть об</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этом. По счастью,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сохраняет ссылки как на входные команды (набранный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pacing w:val="-1"/>
          <w:w w:val="95"/>
          <w:sz w:val="26"/>
          <w:szCs w:val="26"/>
          <w:lang w:val="ru-RU"/>
        </w:rPr>
        <w:t xml:space="preserve">вами текст), так и на выходные объекты в специальных переменных. Последний </w:t>
      </w:r>
      <w:r w:rsidRPr="00DB3832">
        <w:rPr>
          <w:rFonts w:ascii="Times New Roman" w:hAnsi="Times New Roman" w:cs="Times New Roman"/>
          <w:w w:val="95"/>
          <w:sz w:val="26"/>
          <w:szCs w:val="26"/>
          <w:lang w:val="ru-RU"/>
        </w:rPr>
        <w:t>и</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5"/>
          <w:sz w:val="26"/>
          <w:szCs w:val="26"/>
          <w:lang w:val="ru-RU"/>
        </w:rPr>
        <w:t>предпоследний выходной объект хранятся соответственно в переменных _ (один</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подчерк)</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w w:val="140"/>
          <w:sz w:val="26"/>
          <w:szCs w:val="26"/>
          <w:lang w:val="ru-RU"/>
        </w:rPr>
        <w:t>и_</w:t>
      </w:r>
      <w:r w:rsidRPr="00DB3832">
        <w:rPr>
          <w:rFonts w:ascii="Times New Roman" w:hAnsi="Times New Roman" w:cs="Times New Roman"/>
          <w:spacing w:val="-17"/>
          <w:w w:val="140"/>
          <w:sz w:val="26"/>
          <w:szCs w:val="26"/>
          <w:lang w:val="ru-RU"/>
        </w:rPr>
        <w:t xml:space="preserve"> </w:t>
      </w:r>
      <w:r w:rsidRPr="00DB3832">
        <w:rPr>
          <w:rFonts w:ascii="Times New Roman" w:hAnsi="Times New Roman" w:cs="Times New Roman"/>
          <w:sz w:val="26"/>
          <w:szCs w:val="26"/>
          <w:lang w:val="ru-RU"/>
        </w:rPr>
        <w:t>(два</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подчерка):</w:t>
      </w:r>
    </w:p>
    <w:p w14:paraId="42CE3CC0" w14:textId="77777777" w:rsidR="005E7CAD" w:rsidRDefault="005E7CAD" w:rsidP="00DB3832">
      <w:pPr>
        <w:pStyle w:val="BodyText"/>
        <w:spacing w:before="170" w:line="235" w:lineRule="auto"/>
        <w:ind w:left="205" w:right="111" w:firstLine="288"/>
        <w:jc w:val="both"/>
        <w:rPr>
          <w:rFonts w:ascii="Times New Roman" w:hAnsi="Times New Roman" w:cs="Times New Roman"/>
          <w:spacing w:val="-1"/>
          <w:sz w:val="26"/>
          <w:szCs w:val="26"/>
          <w:lang w:val="ru-RU"/>
        </w:rPr>
      </w:pPr>
      <w:r>
        <w:rPr>
          <w:noProof/>
        </w:rPr>
        <w:drawing>
          <wp:inline distT="0" distB="0" distL="0" distR="0" wp14:anchorId="722E794C" wp14:editId="7BF04900">
            <wp:extent cx="1828800" cy="99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990600"/>
                    </a:xfrm>
                    <a:prstGeom prst="rect">
                      <a:avLst/>
                    </a:prstGeom>
                  </pic:spPr>
                </pic:pic>
              </a:graphicData>
            </a:graphic>
          </wp:inline>
        </w:drawing>
      </w:r>
      <w:r w:rsidRPr="00DB3832">
        <w:rPr>
          <w:rFonts w:ascii="Times New Roman" w:hAnsi="Times New Roman" w:cs="Times New Roman"/>
          <w:spacing w:val="-1"/>
          <w:sz w:val="26"/>
          <w:szCs w:val="26"/>
          <w:lang w:val="ru-RU"/>
        </w:rPr>
        <w:t xml:space="preserve"> </w:t>
      </w:r>
    </w:p>
    <w:p w14:paraId="69A76589" w14:textId="06429156" w:rsidR="00985BB7" w:rsidRPr="00DB3832" w:rsidRDefault="00985BB7" w:rsidP="00DB3832">
      <w:pPr>
        <w:pStyle w:val="BodyText"/>
        <w:spacing w:before="170" w:line="235" w:lineRule="auto"/>
        <w:ind w:left="205" w:right="111" w:firstLine="288"/>
        <w:jc w:val="both"/>
        <w:rPr>
          <w:rFonts w:ascii="Times New Roman" w:hAnsi="Times New Roman" w:cs="Times New Roman"/>
          <w:sz w:val="26"/>
          <w:szCs w:val="26"/>
          <w:lang w:val="ru-RU"/>
        </w:rPr>
      </w:pPr>
      <w:r w:rsidRPr="00DB3832">
        <w:rPr>
          <w:rFonts w:ascii="Times New Roman" w:hAnsi="Times New Roman" w:cs="Times New Roman"/>
          <w:spacing w:val="-1"/>
          <w:sz w:val="26"/>
          <w:szCs w:val="26"/>
          <w:lang w:val="ru-RU"/>
        </w:rPr>
        <w:t xml:space="preserve">Входные </w:t>
      </w:r>
      <w:r w:rsidRPr="00DB3832">
        <w:rPr>
          <w:rFonts w:ascii="Times New Roman" w:hAnsi="Times New Roman" w:cs="Times New Roman"/>
          <w:sz w:val="26"/>
          <w:szCs w:val="26"/>
          <w:lang w:val="ru-RU"/>
        </w:rPr>
        <w:t>команды</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хранятся</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переменных с</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именами</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вида</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w w:val="115"/>
          <w:sz w:val="26"/>
          <w:szCs w:val="26"/>
          <w:lang w:val="ru-RU"/>
        </w:rPr>
        <w:t>_</w:t>
      </w:r>
      <w:r w:rsidRPr="00DB3832">
        <w:rPr>
          <w:rFonts w:ascii="Times New Roman" w:hAnsi="Times New Roman" w:cs="Times New Roman"/>
          <w:w w:val="115"/>
          <w:sz w:val="26"/>
          <w:szCs w:val="26"/>
        </w:rPr>
        <w:t>ix</w:t>
      </w:r>
      <w:r w:rsidRPr="00DB3832">
        <w:rPr>
          <w:rFonts w:ascii="Times New Roman" w:hAnsi="Times New Roman" w:cs="Times New Roman"/>
          <w:w w:val="115"/>
          <w:sz w:val="26"/>
          <w:szCs w:val="26"/>
          <w:lang w:val="ru-RU"/>
        </w:rPr>
        <w:t>,</w:t>
      </w:r>
      <w:r w:rsidRPr="00DB3832">
        <w:rPr>
          <w:rFonts w:ascii="Times New Roman" w:hAnsi="Times New Roman" w:cs="Times New Roman"/>
          <w:spacing w:val="-5"/>
          <w:w w:val="115"/>
          <w:sz w:val="26"/>
          <w:szCs w:val="26"/>
          <w:lang w:val="ru-RU"/>
        </w:rPr>
        <w:t xml:space="preserve"> </w:t>
      </w:r>
      <w:r w:rsidRPr="00DB3832">
        <w:rPr>
          <w:rFonts w:ascii="Times New Roman" w:hAnsi="Times New Roman" w:cs="Times New Roman"/>
          <w:sz w:val="26"/>
          <w:szCs w:val="26"/>
          <w:lang w:val="ru-RU"/>
        </w:rPr>
        <w:t>где</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х</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115"/>
          <w:sz w:val="26"/>
          <w:szCs w:val="26"/>
          <w:lang w:val="ru-RU"/>
        </w:rPr>
        <w:t>-</w:t>
      </w:r>
      <w:r w:rsidRPr="00DB3832">
        <w:rPr>
          <w:rFonts w:ascii="Times New Roman" w:hAnsi="Times New Roman" w:cs="Times New Roman"/>
          <w:spacing w:val="-8"/>
          <w:w w:val="115"/>
          <w:sz w:val="26"/>
          <w:szCs w:val="26"/>
          <w:lang w:val="ru-RU"/>
        </w:rPr>
        <w:t xml:space="preserve"> </w:t>
      </w:r>
      <w:r w:rsidRPr="00DB3832">
        <w:rPr>
          <w:rFonts w:ascii="Times New Roman" w:hAnsi="Times New Roman" w:cs="Times New Roman"/>
          <w:sz w:val="26"/>
          <w:szCs w:val="26"/>
          <w:lang w:val="ru-RU"/>
        </w:rPr>
        <w:t>номер</w:t>
      </w:r>
      <w:r w:rsidRPr="00DB3832">
        <w:rPr>
          <w:rFonts w:ascii="Times New Roman" w:hAnsi="Times New Roman" w:cs="Times New Roman"/>
          <w:spacing w:val="-53"/>
          <w:sz w:val="26"/>
          <w:szCs w:val="26"/>
          <w:lang w:val="ru-RU"/>
        </w:rPr>
        <w:t xml:space="preserve"> </w:t>
      </w:r>
      <w:r w:rsidRPr="00DB3832">
        <w:rPr>
          <w:rFonts w:ascii="Times New Roman" w:hAnsi="Times New Roman" w:cs="Times New Roman"/>
          <w:w w:val="90"/>
          <w:sz w:val="26"/>
          <w:szCs w:val="26"/>
          <w:lang w:val="ru-RU"/>
        </w:rPr>
        <w:t>входной строки.</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Каждой такой входной</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переменной соответствует выходная пере­</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менная</w:t>
      </w:r>
      <w:r w:rsidRPr="00DB3832">
        <w:rPr>
          <w:rFonts w:ascii="Times New Roman" w:hAnsi="Times New Roman" w:cs="Times New Roman"/>
          <w:spacing w:val="13"/>
          <w:w w:val="95"/>
          <w:sz w:val="26"/>
          <w:szCs w:val="26"/>
          <w:lang w:val="ru-RU"/>
        </w:rPr>
        <w:t xml:space="preserve"> </w:t>
      </w:r>
      <w:r w:rsidRPr="00DB3832">
        <w:rPr>
          <w:rFonts w:ascii="Times New Roman" w:hAnsi="Times New Roman" w:cs="Times New Roman"/>
          <w:w w:val="95"/>
          <w:sz w:val="26"/>
          <w:szCs w:val="26"/>
          <w:lang w:val="ru-RU"/>
        </w:rPr>
        <w:t>_х.</w:t>
      </w:r>
      <w:r w:rsidRPr="00DB3832">
        <w:rPr>
          <w:rFonts w:ascii="Times New Roman" w:hAnsi="Times New Roman" w:cs="Times New Roman"/>
          <w:spacing w:val="35"/>
          <w:w w:val="95"/>
          <w:sz w:val="26"/>
          <w:szCs w:val="26"/>
          <w:lang w:val="ru-RU"/>
        </w:rPr>
        <w:t xml:space="preserve"> </w:t>
      </w:r>
      <w:r w:rsidRPr="00DB3832">
        <w:rPr>
          <w:rFonts w:ascii="Times New Roman" w:hAnsi="Times New Roman" w:cs="Times New Roman"/>
          <w:w w:val="95"/>
          <w:sz w:val="26"/>
          <w:szCs w:val="26"/>
          <w:lang w:val="ru-RU"/>
        </w:rPr>
        <w:t>Поэтому</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после</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ввода</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строки</w:t>
      </w:r>
      <w:r w:rsidRPr="00DB3832">
        <w:rPr>
          <w:rFonts w:ascii="Times New Roman" w:hAnsi="Times New Roman" w:cs="Times New Roman"/>
          <w:spacing w:val="18"/>
          <w:w w:val="95"/>
          <w:sz w:val="26"/>
          <w:szCs w:val="26"/>
          <w:lang w:val="ru-RU"/>
        </w:rPr>
        <w:t xml:space="preserve"> </w:t>
      </w:r>
      <w:r w:rsidRPr="00DB3832">
        <w:rPr>
          <w:rFonts w:ascii="Times New Roman" w:hAnsi="Times New Roman" w:cs="Times New Roman"/>
          <w:w w:val="95"/>
          <w:sz w:val="26"/>
          <w:szCs w:val="26"/>
          <w:lang w:val="ru-RU"/>
        </w:rPr>
        <w:t>27</w:t>
      </w:r>
      <w:r w:rsidRPr="00DB3832">
        <w:rPr>
          <w:rFonts w:ascii="Times New Roman" w:hAnsi="Times New Roman" w:cs="Times New Roman"/>
          <w:spacing w:val="24"/>
          <w:w w:val="95"/>
          <w:sz w:val="26"/>
          <w:szCs w:val="26"/>
          <w:lang w:val="ru-RU"/>
        </w:rPr>
        <w:t xml:space="preserve"> </w:t>
      </w:r>
      <w:r w:rsidRPr="00DB3832">
        <w:rPr>
          <w:rFonts w:ascii="Times New Roman" w:hAnsi="Times New Roman" w:cs="Times New Roman"/>
          <w:w w:val="95"/>
          <w:sz w:val="26"/>
          <w:szCs w:val="26"/>
          <w:lang w:val="ru-RU"/>
        </w:rPr>
        <w:t>будут</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созданы</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две</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новых</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переменных</w:t>
      </w:r>
    </w:p>
    <w:p w14:paraId="55EF1E99" w14:textId="77777777" w:rsidR="00985BB7" w:rsidRPr="00DB3832" w:rsidRDefault="00985BB7" w:rsidP="00DB3832">
      <w:pPr>
        <w:pStyle w:val="BodyText"/>
        <w:spacing w:line="243" w:lineRule="exact"/>
        <w:ind w:left="205"/>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_27</w:t>
      </w:r>
      <w:r w:rsidRPr="00DB3832">
        <w:rPr>
          <w:rFonts w:ascii="Times New Roman" w:hAnsi="Times New Roman" w:cs="Times New Roman"/>
          <w:spacing w:val="33"/>
          <w:w w:val="95"/>
          <w:sz w:val="26"/>
          <w:szCs w:val="26"/>
          <w:lang w:val="ru-RU"/>
        </w:rPr>
        <w:t xml:space="preserve"> </w:t>
      </w:r>
      <w:r w:rsidRPr="00DB3832">
        <w:rPr>
          <w:rFonts w:ascii="Times New Roman" w:hAnsi="Times New Roman" w:cs="Times New Roman"/>
          <w:w w:val="95"/>
          <w:sz w:val="26"/>
          <w:szCs w:val="26"/>
          <w:lang w:val="ru-RU"/>
        </w:rPr>
        <w:t>(для</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хранения</w:t>
      </w:r>
      <w:r w:rsidRPr="00DB3832">
        <w:rPr>
          <w:rFonts w:ascii="Times New Roman" w:hAnsi="Times New Roman" w:cs="Times New Roman"/>
          <w:spacing w:val="19"/>
          <w:w w:val="95"/>
          <w:sz w:val="26"/>
          <w:szCs w:val="26"/>
          <w:lang w:val="ru-RU"/>
        </w:rPr>
        <w:t xml:space="preserve"> </w:t>
      </w:r>
      <w:r w:rsidRPr="00DB3832">
        <w:rPr>
          <w:rFonts w:ascii="Times New Roman" w:hAnsi="Times New Roman" w:cs="Times New Roman"/>
          <w:w w:val="95"/>
          <w:sz w:val="26"/>
          <w:szCs w:val="26"/>
          <w:lang w:val="ru-RU"/>
        </w:rPr>
        <w:t>выходного</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объекта)</w:t>
      </w:r>
      <w:r w:rsidRPr="00DB3832">
        <w:rPr>
          <w:rFonts w:ascii="Times New Roman" w:hAnsi="Times New Roman" w:cs="Times New Roman"/>
          <w:spacing w:val="18"/>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_</w:t>
      </w:r>
      <w:r w:rsidRPr="00DB3832">
        <w:rPr>
          <w:rFonts w:ascii="Times New Roman" w:hAnsi="Times New Roman" w:cs="Times New Roman"/>
          <w:w w:val="95"/>
          <w:sz w:val="26"/>
          <w:szCs w:val="26"/>
        </w:rPr>
        <w:t>i</w:t>
      </w:r>
      <w:r w:rsidRPr="00DB3832">
        <w:rPr>
          <w:rFonts w:ascii="Times New Roman" w:hAnsi="Times New Roman" w:cs="Times New Roman"/>
          <w:w w:val="95"/>
          <w:sz w:val="26"/>
          <w:szCs w:val="26"/>
          <w:lang w:val="ru-RU"/>
        </w:rPr>
        <w:t>27</w:t>
      </w:r>
      <w:r w:rsidRPr="00DB3832">
        <w:rPr>
          <w:rFonts w:ascii="Times New Roman" w:hAnsi="Times New Roman" w:cs="Times New Roman"/>
          <w:spacing w:val="39"/>
          <w:w w:val="95"/>
          <w:sz w:val="26"/>
          <w:szCs w:val="26"/>
          <w:lang w:val="ru-RU"/>
        </w:rPr>
        <w:t xml:space="preserve"> </w:t>
      </w:r>
      <w:r w:rsidRPr="00DB3832">
        <w:rPr>
          <w:rFonts w:ascii="Times New Roman" w:hAnsi="Times New Roman" w:cs="Times New Roman"/>
          <w:w w:val="95"/>
          <w:sz w:val="26"/>
          <w:szCs w:val="26"/>
          <w:lang w:val="ru-RU"/>
        </w:rPr>
        <w:t>(для</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хранения</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входной</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команды).</w:t>
      </w:r>
    </w:p>
    <w:p w14:paraId="00A89918" w14:textId="06FF907F" w:rsidR="00985BB7" w:rsidRPr="00DB3832" w:rsidRDefault="008921F5" w:rsidP="001C1FDD">
      <w:pPr>
        <w:ind w:firstLine="205"/>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r>
        <w:rPr>
          <w:noProof/>
        </w:rPr>
        <w:drawing>
          <wp:inline distT="0" distB="0" distL="0" distR="0" wp14:anchorId="1557155B" wp14:editId="48DB06E5">
            <wp:extent cx="1914525" cy="685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525" cy="685800"/>
                    </a:xfrm>
                    <a:prstGeom prst="rect">
                      <a:avLst/>
                    </a:prstGeom>
                  </pic:spPr>
                </pic:pic>
              </a:graphicData>
            </a:graphic>
          </wp:inline>
        </w:drawing>
      </w:r>
    </w:p>
    <w:p w14:paraId="5F05DF18" w14:textId="77777777" w:rsidR="00985BB7" w:rsidRPr="00DB3832" w:rsidRDefault="00985BB7" w:rsidP="00DB3832">
      <w:pPr>
        <w:pStyle w:val="BodyText"/>
        <w:jc w:val="both"/>
        <w:rPr>
          <w:rFonts w:ascii="Times New Roman" w:hAnsi="Times New Roman" w:cs="Times New Roman"/>
          <w:sz w:val="26"/>
          <w:szCs w:val="26"/>
          <w:lang w:val="ru-RU"/>
        </w:rPr>
      </w:pPr>
    </w:p>
    <w:p w14:paraId="7F4C9074" w14:textId="77777777" w:rsidR="00985BB7" w:rsidRPr="00DB3832" w:rsidRDefault="00985BB7" w:rsidP="00DB3832">
      <w:pPr>
        <w:pStyle w:val="BodyText"/>
        <w:jc w:val="both"/>
        <w:rPr>
          <w:rFonts w:ascii="Times New Roman" w:hAnsi="Times New Roman" w:cs="Times New Roman"/>
          <w:sz w:val="26"/>
          <w:szCs w:val="26"/>
          <w:lang w:val="ru-RU"/>
        </w:rPr>
      </w:pPr>
    </w:p>
    <w:p w14:paraId="374EBDA8" w14:textId="77777777" w:rsidR="00985BB7" w:rsidRPr="00DB3832" w:rsidRDefault="00985BB7" w:rsidP="00DB3832">
      <w:pPr>
        <w:pStyle w:val="BodyText"/>
        <w:spacing w:before="10"/>
        <w:jc w:val="both"/>
        <w:rPr>
          <w:rFonts w:ascii="Times New Roman" w:hAnsi="Times New Roman" w:cs="Times New Roman"/>
          <w:sz w:val="26"/>
          <w:szCs w:val="26"/>
          <w:lang w:val="ru-RU"/>
        </w:rPr>
      </w:pPr>
    </w:p>
    <w:p w14:paraId="2CD67653" w14:textId="3C0AA8E4" w:rsidR="00985BB7" w:rsidRPr="00DB3832" w:rsidRDefault="00A763DF" w:rsidP="00A763DF">
      <w:pPr>
        <w:pStyle w:val="BodyText"/>
        <w:spacing w:before="2"/>
        <w:ind w:firstLine="112"/>
        <w:jc w:val="both"/>
        <w:rPr>
          <w:rFonts w:ascii="Times New Roman" w:hAnsi="Times New Roman" w:cs="Times New Roman"/>
          <w:sz w:val="26"/>
          <w:szCs w:val="26"/>
          <w:lang w:val="ru-RU"/>
        </w:rPr>
      </w:pPr>
      <w:r>
        <w:rPr>
          <w:noProof/>
        </w:rPr>
        <w:drawing>
          <wp:inline distT="0" distB="0" distL="0" distR="0" wp14:anchorId="7FFE0FF6" wp14:editId="50B7481A">
            <wp:extent cx="1381125" cy="1352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1125" cy="1352550"/>
                    </a:xfrm>
                    <a:prstGeom prst="rect">
                      <a:avLst/>
                    </a:prstGeom>
                  </pic:spPr>
                </pic:pic>
              </a:graphicData>
            </a:graphic>
          </wp:inline>
        </w:drawing>
      </w:r>
    </w:p>
    <w:p w14:paraId="3A861329" w14:textId="77777777" w:rsidR="00985BB7" w:rsidRPr="00DB3832" w:rsidRDefault="00985BB7" w:rsidP="00DB3832">
      <w:pPr>
        <w:pStyle w:val="BodyText"/>
        <w:spacing w:line="237" w:lineRule="auto"/>
        <w:ind w:left="112" w:right="182" w:firstLine="272"/>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Поскольку входные переменные - это строки, то их можно повторно вычислить</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13"/>
          <w:sz w:val="26"/>
          <w:szCs w:val="26"/>
          <w:lang w:val="ru-RU"/>
        </w:rPr>
        <w:t xml:space="preserve"> </w:t>
      </w:r>
      <w:r w:rsidRPr="00DB3832">
        <w:rPr>
          <w:rFonts w:ascii="Times New Roman" w:hAnsi="Times New Roman" w:cs="Times New Roman"/>
          <w:sz w:val="26"/>
          <w:szCs w:val="26"/>
          <w:lang w:val="ru-RU"/>
        </w:rPr>
        <w:t>помощью</w:t>
      </w:r>
      <w:r w:rsidRPr="00DB3832">
        <w:rPr>
          <w:rFonts w:ascii="Times New Roman" w:hAnsi="Times New Roman" w:cs="Times New Roman"/>
          <w:spacing w:val="-20"/>
          <w:sz w:val="26"/>
          <w:szCs w:val="26"/>
          <w:lang w:val="ru-RU"/>
        </w:rPr>
        <w:t xml:space="preserve"> </w:t>
      </w:r>
      <w:r w:rsidRPr="00DB3832">
        <w:rPr>
          <w:rFonts w:ascii="Times New Roman" w:hAnsi="Times New Roman" w:cs="Times New Roman"/>
          <w:sz w:val="26"/>
          <w:szCs w:val="26"/>
          <w:lang w:val="ru-RU"/>
        </w:rPr>
        <w:t>ключевого</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слова</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rPr>
        <w:t>Python</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ехес:</w:t>
      </w:r>
    </w:p>
    <w:p w14:paraId="60BB7BB3" w14:textId="3C68BDF1" w:rsidR="00985BB7" w:rsidRPr="00DB3832" w:rsidRDefault="00402396" w:rsidP="00DB3832">
      <w:pPr>
        <w:pStyle w:val="BodyText"/>
        <w:spacing w:before="6"/>
        <w:jc w:val="both"/>
        <w:rPr>
          <w:rFonts w:ascii="Times New Roman" w:hAnsi="Times New Roman" w:cs="Times New Roman"/>
          <w:sz w:val="26"/>
          <w:szCs w:val="26"/>
          <w:lang w:val="ru-RU"/>
        </w:rPr>
      </w:pPr>
      <w:r>
        <w:rPr>
          <w:noProof/>
        </w:rPr>
        <w:drawing>
          <wp:inline distT="0" distB="0" distL="0" distR="0" wp14:anchorId="194BAA35" wp14:editId="06CD7D10">
            <wp:extent cx="1828800" cy="36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361950"/>
                    </a:xfrm>
                    <a:prstGeom prst="rect">
                      <a:avLst/>
                    </a:prstGeom>
                  </pic:spPr>
                </pic:pic>
              </a:graphicData>
            </a:graphic>
          </wp:inline>
        </w:drawing>
      </w:r>
    </w:p>
    <w:p w14:paraId="13855B32" w14:textId="678A5F28" w:rsidR="00985BB7" w:rsidRPr="00DB3832" w:rsidRDefault="00985BB7" w:rsidP="00DB3832">
      <w:pPr>
        <w:pStyle w:val="BodyText"/>
        <w:spacing w:line="237" w:lineRule="auto"/>
        <w:ind w:left="114" w:right="179" w:firstLine="278"/>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Есть несколько магических функций, позволяющих работать с историей ввода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 вывода.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Функция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w:t>
      </w:r>
      <w:r w:rsidR="008F76E1" w:rsidRPr="00DB3832">
        <w:rPr>
          <w:rFonts w:ascii="Times New Roman" w:hAnsi="Times New Roman" w:cs="Times New Roman"/>
          <w:w w:val="95"/>
          <w:sz w:val="26"/>
          <w:szCs w:val="26"/>
        </w:rPr>
        <w:t>hi</w:t>
      </w:r>
      <w:r w:rsidRPr="00DB3832">
        <w:rPr>
          <w:rFonts w:ascii="Times New Roman" w:hAnsi="Times New Roman" w:cs="Times New Roman"/>
          <w:w w:val="95"/>
          <w:sz w:val="26"/>
          <w:szCs w:val="26"/>
        </w:rPr>
        <w:t>st</w:t>
      </w:r>
      <w:r w:rsidRPr="00DB3832">
        <w:rPr>
          <w:rFonts w:ascii="Times New Roman" w:hAnsi="Times New Roman" w:cs="Times New Roman"/>
          <w:w w:val="95"/>
          <w:sz w:val="26"/>
          <w:szCs w:val="26"/>
          <w:lang w:val="ru-RU"/>
        </w:rPr>
        <w:t xml:space="preserve"> умеет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покаэывать историю</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ввода полностью или частич</w:t>
      </w:r>
      <w:r w:rsidR="003F06A9" w:rsidRPr="00DB3832">
        <w:rPr>
          <w:rFonts w:ascii="Times New Roman" w:hAnsi="Times New Roman" w:cs="Times New Roman"/>
          <w:w w:val="95"/>
          <w:sz w:val="26"/>
          <w:szCs w:val="26"/>
          <w:lang w:val="ru-RU"/>
        </w:rPr>
        <w:t>но</w:t>
      </w:r>
      <w:r w:rsidRPr="00DB3832">
        <w:rPr>
          <w:rFonts w:ascii="Times New Roman" w:hAnsi="Times New Roman" w:cs="Times New Roman"/>
          <w:w w:val="95"/>
          <w:sz w:val="26"/>
          <w:szCs w:val="26"/>
          <w:lang w:val="ru-RU"/>
        </w:rPr>
        <w:t>, с номерами строк или без них. Функция %</w:t>
      </w:r>
      <w:r w:rsidRPr="00DB3832">
        <w:rPr>
          <w:rFonts w:ascii="Times New Roman" w:hAnsi="Times New Roman" w:cs="Times New Roman"/>
          <w:w w:val="95"/>
          <w:sz w:val="26"/>
          <w:szCs w:val="26"/>
        </w:rPr>
        <w:t>reset</w:t>
      </w:r>
      <w:r w:rsidRPr="00DB3832">
        <w:rPr>
          <w:rFonts w:ascii="Times New Roman" w:hAnsi="Times New Roman" w:cs="Times New Roman"/>
          <w:w w:val="95"/>
          <w:sz w:val="26"/>
          <w:szCs w:val="26"/>
          <w:lang w:val="ru-RU"/>
        </w:rPr>
        <w:t xml:space="preserve"> очищает интерактивное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2"/>
          <w:sz w:val="26"/>
          <w:szCs w:val="26"/>
          <w:lang w:val="ru-RU"/>
        </w:rPr>
        <w:t>пространство</w:t>
      </w:r>
      <w:r w:rsidRPr="00DB3832">
        <w:rPr>
          <w:rFonts w:ascii="Times New Roman" w:hAnsi="Times New Roman" w:cs="Times New Roman"/>
          <w:spacing w:val="16"/>
          <w:sz w:val="26"/>
          <w:szCs w:val="26"/>
          <w:lang w:val="ru-RU"/>
        </w:rPr>
        <w:t xml:space="preserve"> </w:t>
      </w:r>
      <w:r w:rsidRPr="00DB3832">
        <w:rPr>
          <w:rFonts w:ascii="Times New Roman" w:hAnsi="Times New Roman" w:cs="Times New Roman"/>
          <w:spacing w:val="-3"/>
          <w:w w:val="95"/>
          <w:sz w:val="26"/>
          <w:szCs w:val="26"/>
          <w:lang w:val="ru-RU"/>
        </w:rPr>
        <w:t>име</w:t>
      </w:r>
      <w:r w:rsidRPr="00DB3832">
        <w:rPr>
          <w:rFonts w:ascii="Times New Roman" w:hAnsi="Times New Roman" w:cs="Times New Roman"/>
          <w:w w:val="95"/>
          <w:sz w:val="26"/>
          <w:szCs w:val="26"/>
          <w:lang w:val="ru-RU"/>
        </w:rPr>
        <w:t>н</w:t>
      </w:r>
      <w:r w:rsidRPr="00DB3832">
        <w:rPr>
          <w:rFonts w:ascii="Times New Roman" w:hAnsi="Times New Roman" w:cs="Times New Roman"/>
          <w:spacing w:val="23"/>
          <w:sz w:val="26"/>
          <w:szCs w:val="26"/>
          <w:lang w:val="ru-RU"/>
        </w:rPr>
        <w:t xml:space="preserve"> </w:t>
      </w:r>
      <w:r w:rsidRPr="00DB3832">
        <w:rPr>
          <w:rFonts w:ascii="Times New Roman" w:hAnsi="Times New Roman" w:cs="Times New Roman"/>
          <w:w w:val="96"/>
          <w:sz w:val="26"/>
          <w:szCs w:val="26"/>
          <w:lang w:val="ru-RU"/>
        </w:rPr>
        <w:t>и</w:t>
      </w:r>
      <w:r w:rsidRPr="00DB3832">
        <w:rPr>
          <w:rFonts w:ascii="Times New Roman" w:hAnsi="Times New Roman" w:cs="Times New Roman"/>
          <w:spacing w:val="25"/>
          <w:sz w:val="26"/>
          <w:szCs w:val="26"/>
          <w:lang w:val="ru-RU"/>
        </w:rPr>
        <w:t xml:space="preserve"> </w:t>
      </w:r>
      <w:r w:rsidRPr="00DB3832">
        <w:rPr>
          <w:rFonts w:ascii="Times New Roman" w:hAnsi="Times New Roman" w:cs="Times New Roman"/>
          <w:spacing w:val="-3"/>
          <w:w w:val="95"/>
          <w:sz w:val="26"/>
          <w:szCs w:val="26"/>
          <w:lang w:val="ru-RU"/>
        </w:rPr>
        <w:t>факульт</w:t>
      </w:r>
      <w:r w:rsidRPr="00DB3832">
        <w:rPr>
          <w:rFonts w:ascii="Times New Roman" w:hAnsi="Times New Roman" w:cs="Times New Roman"/>
          <w:spacing w:val="-6"/>
          <w:w w:val="95"/>
          <w:sz w:val="26"/>
          <w:szCs w:val="26"/>
          <w:lang w:val="ru-RU"/>
        </w:rPr>
        <w:t>а</w:t>
      </w:r>
      <w:r w:rsidRPr="00DB3832">
        <w:rPr>
          <w:rFonts w:ascii="Times New Roman" w:hAnsi="Times New Roman" w:cs="Times New Roman"/>
          <w:spacing w:val="2"/>
          <w:w w:val="93"/>
          <w:sz w:val="26"/>
          <w:szCs w:val="26"/>
          <w:lang w:val="ru-RU"/>
        </w:rPr>
        <w:t>тивн</w:t>
      </w:r>
      <w:r w:rsidRPr="00DB3832">
        <w:rPr>
          <w:rFonts w:ascii="Times New Roman" w:hAnsi="Times New Roman" w:cs="Times New Roman"/>
          <w:w w:val="93"/>
          <w:sz w:val="26"/>
          <w:szCs w:val="26"/>
          <w:lang w:val="ru-RU"/>
        </w:rPr>
        <w:t>о</w:t>
      </w:r>
      <w:r w:rsidRPr="00DB3832">
        <w:rPr>
          <w:rFonts w:ascii="Times New Roman" w:hAnsi="Times New Roman" w:cs="Times New Roman"/>
          <w:spacing w:val="23"/>
          <w:sz w:val="26"/>
          <w:szCs w:val="26"/>
          <w:lang w:val="ru-RU"/>
        </w:rPr>
        <w:t xml:space="preserve"> </w:t>
      </w:r>
      <w:r w:rsidRPr="00DB3832">
        <w:rPr>
          <w:rFonts w:ascii="Times New Roman" w:hAnsi="Times New Roman" w:cs="Times New Roman"/>
          <w:w w:val="96"/>
          <w:sz w:val="26"/>
          <w:szCs w:val="26"/>
          <w:lang w:val="ru-RU"/>
        </w:rPr>
        <w:t>кэши</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21"/>
          <w:sz w:val="26"/>
          <w:szCs w:val="26"/>
          <w:lang w:val="ru-RU"/>
        </w:rPr>
        <w:t xml:space="preserve"> </w:t>
      </w:r>
      <w:r w:rsidRPr="00DB3832">
        <w:rPr>
          <w:rFonts w:ascii="Times New Roman" w:hAnsi="Times New Roman" w:cs="Times New Roman"/>
          <w:spacing w:val="1"/>
          <w:w w:val="92"/>
          <w:sz w:val="26"/>
          <w:szCs w:val="26"/>
          <w:lang w:val="ru-RU"/>
        </w:rPr>
        <w:t>ввод</w:t>
      </w:r>
      <w:r w:rsidRPr="00DB3832">
        <w:rPr>
          <w:rFonts w:ascii="Times New Roman" w:hAnsi="Times New Roman" w:cs="Times New Roman"/>
          <w:w w:val="92"/>
          <w:sz w:val="26"/>
          <w:szCs w:val="26"/>
          <w:lang w:val="ru-RU"/>
        </w:rPr>
        <w:t>а</w:t>
      </w:r>
      <w:r w:rsidRPr="00DB3832">
        <w:rPr>
          <w:rFonts w:ascii="Times New Roman" w:hAnsi="Times New Roman" w:cs="Times New Roman"/>
          <w:spacing w:val="18"/>
          <w:sz w:val="26"/>
          <w:szCs w:val="26"/>
          <w:lang w:val="ru-RU"/>
        </w:rPr>
        <w:t xml:space="preserve"> </w:t>
      </w:r>
      <w:r w:rsidRPr="00DB3832">
        <w:rPr>
          <w:rFonts w:ascii="Times New Roman" w:hAnsi="Times New Roman" w:cs="Times New Roman"/>
          <w:w w:val="96"/>
          <w:sz w:val="26"/>
          <w:szCs w:val="26"/>
          <w:lang w:val="ru-RU"/>
        </w:rPr>
        <w:t>и</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23"/>
          <w:sz w:val="26"/>
          <w:szCs w:val="26"/>
          <w:lang w:val="ru-RU"/>
        </w:rPr>
        <w:t xml:space="preserve"> </w:t>
      </w:r>
      <w:r w:rsidRPr="00DB3832">
        <w:rPr>
          <w:rFonts w:ascii="Times New Roman" w:hAnsi="Times New Roman" w:cs="Times New Roman"/>
          <w:w w:val="90"/>
          <w:sz w:val="26"/>
          <w:szCs w:val="26"/>
        </w:rPr>
        <w:t>n</w:t>
      </w:r>
      <w:r w:rsidRPr="00DB3832">
        <w:rPr>
          <w:rFonts w:ascii="Times New Roman" w:hAnsi="Times New Roman" w:cs="Times New Roman"/>
          <w:w w:val="90"/>
          <w:sz w:val="26"/>
          <w:szCs w:val="26"/>
          <w:lang w:val="ru-RU"/>
        </w:rPr>
        <w:t>ьшода.</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pacing w:val="1"/>
          <w:sz w:val="26"/>
          <w:szCs w:val="26"/>
          <w:lang w:val="ru-RU"/>
        </w:rPr>
        <w:t>Функци</w:t>
      </w:r>
      <w:r w:rsidRPr="00DB3832">
        <w:rPr>
          <w:rFonts w:ascii="Times New Roman" w:hAnsi="Times New Roman" w:cs="Times New Roman"/>
          <w:sz w:val="26"/>
          <w:szCs w:val="26"/>
          <w:lang w:val="ru-RU"/>
        </w:rPr>
        <w:t xml:space="preserve">я </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pacing w:val="-1"/>
          <w:w w:val="77"/>
          <w:sz w:val="26"/>
          <w:szCs w:val="26"/>
          <w:lang w:val="ru-RU"/>
        </w:rPr>
        <w:t>%</w:t>
      </w:r>
      <w:r w:rsidRPr="00DB3832">
        <w:rPr>
          <w:rFonts w:ascii="Times New Roman" w:hAnsi="Times New Roman" w:cs="Times New Roman"/>
          <w:spacing w:val="-1"/>
          <w:w w:val="77"/>
          <w:sz w:val="26"/>
          <w:szCs w:val="26"/>
        </w:rPr>
        <w:t>x</w:t>
      </w:r>
      <w:r w:rsidRPr="00DB3832">
        <w:rPr>
          <w:rFonts w:ascii="Times New Roman" w:hAnsi="Times New Roman" w:cs="Times New Roman"/>
          <w:spacing w:val="1"/>
          <w:w w:val="77"/>
          <w:sz w:val="26"/>
          <w:szCs w:val="26"/>
        </w:rPr>
        <w:t>d</w:t>
      </w:r>
      <w:r w:rsidR="00D34771" w:rsidRPr="00DB3832">
        <w:rPr>
          <w:rFonts w:ascii="Times New Roman" w:hAnsi="Times New Roman" w:cs="Times New Roman"/>
          <w:spacing w:val="-1"/>
          <w:w w:val="113"/>
          <w:sz w:val="26"/>
          <w:szCs w:val="26"/>
        </w:rPr>
        <w:t>el</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20"/>
          <w:sz w:val="26"/>
          <w:szCs w:val="26"/>
          <w:lang w:val="ru-RU"/>
        </w:rPr>
        <w:t xml:space="preserve"> </w:t>
      </w:r>
      <w:r w:rsidRPr="00DB3832">
        <w:rPr>
          <w:rFonts w:ascii="Times New Roman" w:hAnsi="Times New Roman" w:cs="Times New Roman"/>
          <w:w w:val="94"/>
          <w:sz w:val="26"/>
          <w:szCs w:val="26"/>
          <w:lang w:val="ru-RU"/>
        </w:rPr>
        <w:t xml:space="preserve">уда­ </w:t>
      </w:r>
      <w:r w:rsidRPr="00DB3832">
        <w:rPr>
          <w:rFonts w:ascii="Times New Roman" w:hAnsi="Times New Roman" w:cs="Times New Roman"/>
          <w:w w:val="95"/>
          <w:sz w:val="26"/>
          <w:szCs w:val="26"/>
          <w:lang w:val="ru-RU"/>
        </w:rPr>
        <w:t xml:space="preserve">ляет все ссылки на коикретпый объект из внутренних структур данных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Подробнее</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см.</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документацию</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по</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этим</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функциям.</w:t>
      </w:r>
    </w:p>
    <w:p w14:paraId="7E08467B" w14:textId="77777777" w:rsidR="00985BB7" w:rsidRPr="00DB3832" w:rsidRDefault="00985BB7" w:rsidP="00DB3832">
      <w:pPr>
        <w:pStyle w:val="BodyText"/>
        <w:spacing w:before="11"/>
        <w:jc w:val="both"/>
        <w:rPr>
          <w:rFonts w:ascii="Times New Roman" w:hAnsi="Times New Roman" w:cs="Times New Roman"/>
          <w:sz w:val="26"/>
          <w:szCs w:val="26"/>
          <w:lang w:val="ru-RU"/>
        </w:rPr>
      </w:pPr>
    </w:p>
    <w:p w14:paraId="1E84DB2A" w14:textId="77777777" w:rsidR="00985BB7" w:rsidRPr="00DB3832" w:rsidRDefault="00985BB7" w:rsidP="00DB3832">
      <w:pPr>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7B0C3109" w14:textId="38E0E905" w:rsidR="00C80F14" w:rsidRPr="000229C5" w:rsidRDefault="00C80F14" w:rsidP="00DB3832">
      <w:pPr>
        <w:spacing w:line="244" w:lineRule="auto"/>
        <w:jc w:val="both"/>
        <w:rPr>
          <w:rFonts w:ascii="Times New Roman" w:hAnsi="Times New Roman" w:cs="Times New Roman"/>
          <w:lang w:val="ru-RU"/>
        </w:rPr>
      </w:pPr>
      <w:r w:rsidRPr="00DB3832">
        <w:rPr>
          <w:rFonts w:ascii="Times New Roman" w:hAnsi="Times New Roman" w:cs="Times New Roman"/>
          <w:noProof/>
          <w:sz w:val="26"/>
          <w:szCs w:val="26"/>
        </w:rPr>
        <w:drawing>
          <wp:inline distT="0" distB="0" distL="0" distR="0" wp14:anchorId="62D24F18" wp14:editId="5B4D61E0">
            <wp:extent cx="676841" cy="793750"/>
            <wp:effectExtent l="0" t="0" r="9525"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2477" cy="800359"/>
                    </a:xfrm>
                    <a:prstGeom prst="rect">
                      <a:avLst/>
                    </a:prstGeom>
                  </pic:spPr>
                </pic:pic>
              </a:graphicData>
            </a:graphic>
          </wp:inline>
        </w:drawing>
      </w:r>
      <w:r w:rsidRPr="00DB3832">
        <w:rPr>
          <w:rFonts w:ascii="Times New Roman" w:hAnsi="Times New Roman" w:cs="Times New Roman"/>
          <w:sz w:val="26"/>
          <w:szCs w:val="26"/>
          <w:lang w:val="ru-RU"/>
        </w:rPr>
        <w:t xml:space="preserve"> </w:t>
      </w:r>
      <w:r w:rsidRPr="000229C5">
        <w:rPr>
          <w:rFonts w:ascii="Times New Roman" w:hAnsi="Times New Roman" w:cs="Times New Roman"/>
          <w:lang w:val="ru-RU"/>
        </w:rPr>
        <w:t>Работая с очень большими наборами данных, имейте в виду, что объекты, хранящиеся в истории ввода-вывода IPython, не могут быть удалены из памяти сборщиком мусора - даже если вы удалите соответствующую пе­</w:t>
      </w:r>
    </w:p>
    <w:p w14:paraId="5B491CF2" w14:textId="1DC20FB2" w:rsidR="00985BB7" w:rsidRPr="000229C5" w:rsidRDefault="00C80F14" w:rsidP="00DB3832">
      <w:pPr>
        <w:spacing w:line="244" w:lineRule="auto"/>
        <w:jc w:val="both"/>
        <w:rPr>
          <w:rFonts w:ascii="Times New Roman" w:hAnsi="Times New Roman" w:cs="Times New Roman"/>
          <w:lang w:val="ru-RU"/>
        </w:rPr>
        <w:sectPr w:rsidR="00985BB7" w:rsidRPr="000229C5">
          <w:type w:val="continuous"/>
          <w:pgSz w:w="10350" w:h="14790"/>
          <w:pgMar w:top="0" w:right="560" w:bottom="280" w:left="560" w:header="720" w:footer="720" w:gutter="0"/>
          <w:cols w:num="2" w:space="720" w:equalWidth="0">
            <w:col w:w="1517" w:space="40"/>
            <w:col w:w="7673"/>
          </w:cols>
        </w:sectPr>
      </w:pPr>
      <w:r w:rsidRPr="000229C5">
        <w:rPr>
          <w:rFonts w:ascii="Times New Roman" w:hAnsi="Times New Roman" w:cs="Times New Roman"/>
          <w:lang w:val="ru-RU"/>
        </w:rPr>
        <w:t>ременную из интерактивного пространства имен встроенным оператором del. В таких случаях команды %xdel и %reset помогут избежать проблем с памятью.</w:t>
      </w:r>
    </w:p>
    <w:p w14:paraId="1EE8670D" w14:textId="77777777" w:rsidR="00985BB7" w:rsidRPr="00DB3832" w:rsidRDefault="00985BB7" w:rsidP="00DB3832">
      <w:pPr>
        <w:pStyle w:val="BodyText"/>
        <w:jc w:val="both"/>
        <w:rPr>
          <w:rFonts w:ascii="Times New Roman" w:hAnsi="Times New Roman" w:cs="Times New Roman"/>
          <w:sz w:val="26"/>
          <w:szCs w:val="26"/>
          <w:lang w:val="ru-RU"/>
        </w:rPr>
      </w:pPr>
    </w:p>
    <w:p w14:paraId="54C63038" w14:textId="77777777" w:rsidR="00985BB7" w:rsidRPr="00DB3832" w:rsidRDefault="00985BB7" w:rsidP="00DB3832">
      <w:pPr>
        <w:pStyle w:val="BodyText"/>
        <w:spacing w:before="5"/>
        <w:jc w:val="both"/>
        <w:rPr>
          <w:rFonts w:ascii="Times New Roman" w:hAnsi="Times New Roman" w:cs="Times New Roman"/>
          <w:sz w:val="26"/>
          <w:szCs w:val="26"/>
          <w:lang w:val="ru-RU"/>
        </w:rPr>
      </w:pPr>
    </w:p>
    <w:p w14:paraId="5234ADA8" w14:textId="77777777" w:rsidR="00985BB7" w:rsidRPr="00DB3832" w:rsidRDefault="00985BB7" w:rsidP="00DB3832">
      <w:pPr>
        <w:spacing w:before="30" w:line="520" w:lineRule="exact"/>
        <w:ind w:left="392"/>
        <w:jc w:val="both"/>
        <w:rPr>
          <w:rFonts w:ascii="Times New Roman" w:hAnsi="Times New Roman" w:cs="Times New Roman"/>
          <w:b/>
          <w:i/>
          <w:sz w:val="26"/>
          <w:szCs w:val="26"/>
          <w:lang w:val="ru-RU"/>
        </w:rPr>
      </w:pPr>
      <w:bookmarkStart w:id="18" w:name="_TOC_250153"/>
      <w:r w:rsidRPr="00DB3832">
        <w:rPr>
          <w:rFonts w:ascii="Times New Roman" w:hAnsi="Times New Roman" w:cs="Times New Roman"/>
          <w:b/>
          <w:i/>
          <w:sz w:val="26"/>
          <w:szCs w:val="26"/>
          <w:lang w:val="ru-RU"/>
        </w:rPr>
        <w:t>Протоколирование</w:t>
      </w:r>
      <w:r w:rsidRPr="00DB3832">
        <w:rPr>
          <w:rFonts w:ascii="Times New Roman" w:hAnsi="Times New Roman" w:cs="Times New Roman"/>
          <w:b/>
          <w:i/>
          <w:spacing w:val="-22"/>
          <w:sz w:val="26"/>
          <w:szCs w:val="26"/>
          <w:lang w:val="ru-RU"/>
        </w:rPr>
        <w:t xml:space="preserve"> </w:t>
      </w:r>
      <w:bookmarkEnd w:id="18"/>
      <w:r w:rsidRPr="00DB3832">
        <w:rPr>
          <w:rFonts w:ascii="Times New Roman" w:hAnsi="Times New Roman" w:cs="Times New Roman"/>
          <w:b/>
          <w:i/>
          <w:sz w:val="26"/>
          <w:szCs w:val="26"/>
          <w:lang w:val="ru-RU"/>
        </w:rPr>
        <w:t>ввода-вывода</w:t>
      </w:r>
    </w:p>
    <w:p w14:paraId="49F6F3A7" w14:textId="77777777" w:rsidR="00985BB7" w:rsidRPr="00DB3832" w:rsidRDefault="00985BB7" w:rsidP="00DB3832">
      <w:pPr>
        <w:pStyle w:val="BodyText"/>
        <w:spacing w:line="270" w:lineRule="exact"/>
        <w:ind w:left="407"/>
        <w:jc w:val="both"/>
        <w:rPr>
          <w:rFonts w:ascii="Times New Roman" w:hAnsi="Times New Roman" w:cs="Times New Roman"/>
          <w:sz w:val="26"/>
          <w:szCs w:val="26"/>
          <w:lang w:val="ru-RU"/>
        </w:rPr>
      </w:pPr>
      <w:r w:rsidRPr="00DB3832">
        <w:rPr>
          <w:rFonts w:ascii="Times New Roman" w:hAnsi="Times New Roman" w:cs="Times New Roman"/>
          <w:w w:val="95"/>
          <w:sz w:val="26"/>
          <w:szCs w:val="26"/>
        </w:rPr>
        <w:t>IPython</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умеет протоколировать</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весь</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консольный</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сеанс,</w:t>
      </w:r>
      <w:r w:rsidRPr="00DB3832">
        <w:rPr>
          <w:rFonts w:ascii="Times New Roman" w:hAnsi="Times New Roman" w:cs="Times New Roman"/>
          <w:spacing w:val="15"/>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том</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числе</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ввод</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вы­</w:t>
      </w:r>
    </w:p>
    <w:p w14:paraId="21EE1D8B" w14:textId="77777777" w:rsidR="00985BB7" w:rsidRPr="00DB3832" w:rsidRDefault="00985BB7" w:rsidP="00DB3832">
      <w:pPr>
        <w:pStyle w:val="BodyText"/>
        <w:spacing w:line="291" w:lineRule="exact"/>
        <w:ind w:left="121"/>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вод.</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5"/>
          <w:sz w:val="26"/>
          <w:szCs w:val="26"/>
          <w:lang w:val="ru-RU"/>
        </w:rPr>
        <w:t>Режим</w:t>
      </w:r>
      <w:r w:rsidRPr="00DB3832">
        <w:rPr>
          <w:rFonts w:ascii="Times New Roman" w:hAnsi="Times New Roman" w:cs="Times New Roman"/>
          <w:spacing w:val="15"/>
          <w:w w:val="95"/>
          <w:sz w:val="26"/>
          <w:szCs w:val="26"/>
          <w:lang w:val="ru-RU"/>
        </w:rPr>
        <w:t xml:space="preserve"> </w:t>
      </w:r>
      <w:r w:rsidRPr="00DB3832">
        <w:rPr>
          <w:rFonts w:ascii="Times New Roman" w:hAnsi="Times New Roman" w:cs="Times New Roman"/>
          <w:w w:val="95"/>
          <w:sz w:val="26"/>
          <w:szCs w:val="26"/>
          <w:lang w:val="ru-RU"/>
        </w:rPr>
        <w:t>протоколирования</w:t>
      </w:r>
      <w:r w:rsidRPr="00DB3832">
        <w:rPr>
          <w:rFonts w:ascii="Times New Roman" w:hAnsi="Times New Roman" w:cs="Times New Roman"/>
          <w:spacing w:val="12"/>
          <w:w w:val="95"/>
          <w:sz w:val="26"/>
          <w:szCs w:val="26"/>
          <w:lang w:val="ru-RU"/>
        </w:rPr>
        <w:t xml:space="preserve"> </w:t>
      </w:r>
      <w:r w:rsidRPr="00DB3832">
        <w:rPr>
          <w:rFonts w:ascii="Times New Roman" w:hAnsi="Times New Roman" w:cs="Times New Roman"/>
          <w:w w:val="95"/>
          <w:sz w:val="26"/>
          <w:szCs w:val="26"/>
          <w:lang w:val="ru-RU"/>
        </w:rPr>
        <w:t>включается</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командой</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logstart</w:t>
      </w:r>
      <w:r w:rsidRPr="00DB3832">
        <w:rPr>
          <w:rFonts w:ascii="Times New Roman" w:hAnsi="Times New Roman" w:cs="Times New Roman"/>
          <w:w w:val="95"/>
          <w:sz w:val="26"/>
          <w:szCs w:val="26"/>
          <w:lang w:val="ru-RU"/>
        </w:rPr>
        <w:t>:</w:t>
      </w:r>
    </w:p>
    <w:p w14:paraId="6B153DCC" w14:textId="5A0549EC" w:rsidR="00985BB7" w:rsidRPr="00DB3832" w:rsidRDefault="0074161E" w:rsidP="0074161E">
      <w:pPr>
        <w:spacing w:before="193"/>
        <w:ind w:left="411"/>
        <w:jc w:val="both"/>
        <w:rPr>
          <w:rFonts w:ascii="Times New Roman" w:hAnsi="Times New Roman" w:cs="Times New Roman"/>
          <w:sz w:val="26"/>
          <w:szCs w:val="26"/>
        </w:rPr>
        <w:sectPr w:rsidR="00985BB7" w:rsidRPr="00DB3832">
          <w:type w:val="continuous"/>
          <w:pgSz w:w="10350" w:h="14790"/>
          <w:pgMar w:top="0" w:right="560" w:bottom="280" w:left="560" w:header="720" w:footer="720" w:gutter="0"/>
          <w:cols w:space="720"/>
        </w:sectPr>
      </w:pPr>
      <w:r>
        <w:rPr>
          <w:noProof/>
        </w:rPr>
        <w:drawing>
          <wp:inline distT="0" distB="0" distL="0" distR="0" wp14:anchorId="17F1C112" wp14:editId="45F3956F">
            <wp:extent cx="5498000" cy="1269365"/>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8533" cy="1269488"/>
                    </a:xfrm>
                    <a:prstGeom prst="rect">
                      <a:avLst/>
                    </a:prstGeom>
                  </pic:spPr>
                </pic:pic>
              </a:graphicData>
            </a:graphic>
          </wp:inline>
        </w:drawing>
      </w:r>
    </w:p>
    <w:p w14:paraId="36ACE198" w14:textId="2F521277" w:rsidR="00985BB7" w:rsidRPr="00DB3832" w:rsidRDefault="00985BB7" w:rsidP="0074161E">
      <w:pPr>
        <w:spacing w:line="249" w:lineRule="auto"/>
        <w:jc w:val="both"/>
        <w:rPr>
          <w:rFonts w:ascii="Times New Roman" w:hAnsi="Times New Roman" w:cs="Times New Roman"/>
          <w:sz w:val="26"/>
          <w:szCs w:val="26"/>
          <w:lang w:val="ru-RU"/>
        </w:rPr>
      </w:pPr>
    </w:p>
    <w:p w14:paraId="21575272" w14:textId="77777777" w:rsidR="00985BB7" w:rsidRPr="00DB3832" w:rsidRDefault="00985BB7" w:rsidP="00DB3832">
      <w:pPr>
        <w:spacing w:line="249" w:lineRule="auto"/>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num="2" w:space="720" w:equalWidth="0">
            <w:col w:w="1816" w:space="130"/>
            <w:col w:w="7284"/>
          </w:cols>
        </w:sectPr>
      </w:pPr>
    </w:p>
    <w:p w14:paraId="2E02AB2B" w14:textId="3EC4DCA2" w:rsidR="00985BB7" w:rsidRPr="00DB3832" w:rsidRDefault="00985BB7" w:rsidP="00DB3832">
      <w:pPr>
        <w:pStyle w:val="BodyText"/>
        <w:spacing w:before="208" w:line="237" w:lineRule="auto"/>
        <w:ind w:left="133" w:right="168" w:firstLine="285"/>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Включить протоколирование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можно в любое время, и записан будет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весь сеанс (в том числе и ранее выполненные команды). Таким образом, если в</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процессе работы вы решите сохранить все сделанное к этому моменту, достаточно будет включить протоколирование.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Дополнительные параметры описаны в</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строке документации по функции</w:t>
      </w:r>
      <w:r w:rsidRPr="00DB3832">
        <w:rPr>
          <w:rFonts w:ascii="Times New Roman" w:hAnsi="Times New Roman" w:cs="Times New Roman"/>
          <w:spacing w:val="55"/>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logstart</w:t>
      </w:r>
      <w:r w:rsidRPr="00DB3832">
        <w:rPr>
          <w:rFonts w:ascii="Times New Roman" w:hAnsi="Times New Roman" w:cs="Times New Roman"/>
          <w:sz w:val="26"/>
          <w:szCs w:val="26"/>
          <w:lang w:val="ru-RU"/>
        </w:rPr>
        <w:t xml:space="preserve"> (в частности, как изменить</w:t>
      </w:r>
      <w:r w:rsidRPr="00DB3832">
        <w:rPr>
          <w:rFonts w:ascii="Times New Roman" w:hAnsi="Times New Roman" w:cs="Times New Roman"/>
          <w:spacing w:val="55"/>
          <w:sz w:val="26"/>
          <w:szCs w:val="26"/>
          <w:lang w:val="ru-RU"/>
        </w:rPr>
        <w:t xml:space="preserve"> </w:t>
      </w:r>
      <w:r w:rsidRPr="00DB3832">
        <w:rPr>
          <w:rFonts w:ascii="Times New Roman" w:hAnsi="Times New Roman" w:cs="Times New Roman"/>
          <w:sz w:val="26"/>
          <w:szCs w:val="26"/>
          <w:lang w:val="ru-RU"/>
        </w:rPr>
        <w:t>путь</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к</w:t>
      </w:r>
      <w:r w:rsidRPr="00DB3832">
        <w:rPr>
          <w:rFonts w:ascii="Times New Roman" w:hAnsi="Times New Roman" w:cs="Times New Roman"/>
          <w:spacing w:val="19"/>
          <w:sz w:val="26"/>
          <w:szCs w:val="26"/>
          <w:lang w:val="ru-RU"/>
        </w:rPr>
        <w:t xml:space="preserve"> </w:t>
      </w:r>
      <w:r w:rsidRPr="00DB3832">
        <w:rPr>
          <w:rFonts w:ascii="Times New Roman" w:hAnsi="Times New Roman" w:cs="Times New Roman"/>
          <w:sz w:val="26"/>
          <w:szCs w:val="26"/>
          <w:lang w:val="ru-RU"/>
        </w:rPr>
        <w:t>файлу</w:t>
      </w:r>
      <w:r w:rsidRPr="00DB3832">
        <w:rPr>
          <w:rFonts w:ascii="Times New Roman" w:hAnsi="Times New Roman" w:cs="Times New Roman"/>
          <w:spacing w:val="19"/>
          <w:sz w:val="26"/>
          <w:szCs w:val="26"/>
          <w:lang w:val="ru-RU"/>
        </w:rPr>
        <w:t xml:space="preserve"> </w:t>
      </w:r>
      <w:r w:rsidRPr="00DB3832">
        <w:rPr>
          <w:rFonts w:ascii="Times New Roman" w:hAnsi="Times New Roman" w:cs="Times New Roman"/>
          <w:sz w:val="26"/>
          <w:szCs w:val="26"/>
          <w:lang w:val="ru-RU"/>
        </w:rPr>
        <w:t>журнала)</w:t>
      </w:r>
      <w:r w:rsidRPr="00DB3832">
        <w:rPr>
          <w:rFonts w:ascii="Times New Roman" w:hAnsi="Times New Roman" w:cs="Times New Roman"/>
          <w:spacing w:val="26"/>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26"/>
          <w:sz w:val="26"/>
          <w:szCs w:val="26"/>
          <w:lang w:val="ru-RU"/>
        </w:rPr>
        <w:t xml:space="preserve"> </w:t>
      </w:r>
      <w:r w:rsidRPr="00DB3832">
        <w:rPr>
          <w:rFonts w:ascii="Times New Roman" w:hAnsi="Times New Roman" w:cs="Times New Roman"/>
          <w:sz w:val="26"/>
          <w:szCs w:val="26"/>
          <w:lang w:val="ru-RU"/>
        </w:rPr>
        <w:t>связанным</w:t>
      </w:r>
      <w:r w:rsidRPr="00DB3832">
        <w:rPr>
          <w:rFonts w:ascii="Times New Roman" w:hAnsi="Times New Roman" w:cs="Times New Roman"/>
          <w:spacing w:val="26"/>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16"/>
          <w:sz w:val="26"/>
          <w:szCs w:val="26"/>
          <w:lang w:val="ru-RU"/>
        </w:rPr>
        <w:t xml:space="preserve"> </w:t>
      </w:r>
      <w:r w:rsidRPr="00DB3832">
        <w:rPr>
          <w:rFonts w:ascii="Times New Roman" w:hAnsi="Times New Roman" w:cs="Times New Roman"/>
          <w:sz w:val="26"/>
          <w:szCs w:val="26"/>
          <w:lang w:val="ru-RU"/>
        </w:rPr>
        <w:t>ней</w:t>
      </w:r>
      <w:r w:rsidRPr="00DB3832">
        <w:rPr>
          <w:rFonts w:ascii="Times New Roman" w:hAnsi="Times New Roman" w:cs="Times New Roman"/>
          <w:spacing w:val="29"/>
          <w:sz w:val="26"/>
          <w:szCs w:val="26"/>
          <w:lang w:val="ru-RU"/>
        </w:rPr>
        <w:t xml:space="preserve"> </w:t>
      </w:r>
      <w:r w:rsidRPr="00DB3832">
        <w:rPr>
          <w:rFonts w:ascii="Times New Roman" w:hAnsi="Times New Roman" w:cs="Times New Roman"/>
          <w:sz w:val="26"/>
          <w:szCs w:val="26"/>
          <w:lang w:val="ru-RU"/>
        </w:rPr>
        <w:t>функциям</w:t>
      </w:r>
      <w:r w:rsidRPr="00DB3832">
        <w:rPr>
          <w:rFonts w:ascii="Times New Roman" w:hAnsi="Times New Roman" w:cs="Times New Roman"/>
          <w:spacing w:val="39"/>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logoff</w:t>
      </w:r>
      <w:r w:rsidRPr="00DB3832">
        <w:rPr>
          <w:rFonts w:ascii="Times New Roman" w:hAnsi="Times New Roman" w:cs="Times New Roman"/>
          <w:sz w:val="26"/>
          <w:szCs w:val="26"/>
          <w:lang w:val="ru-RU"/>
        </w:rPr>
        <w:t>,</w:t>
      </w:r>
      <w:r w:rsidRPr="00DB3832">
        <w:rPr>
          <w:rFonts w:ascii="Times New Roman" w:hAnsi="Times New Roman" w:cs="Times New Roman"/>
          <w:spacing w:val="38"/>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logon</w:t>
      </w:r>
      <w:r w:rsidRPr="00DB3832">
        <w:rPr>
          <w:rFonts w:ascii="Times New Roman" w:hAnsi="Times New Roman" w:cs="Times New Roman"/>
          <w:sz w:val="26"/>
          <w:szCs w:val="26"/>
          <w:lang w:val="ru-RU"/>
        </w:rPr>
        <w:t>,</w:t>
      </w:r>
      <w:r w:rsidRPr="00DB3832">
        <w:rPr>
          <w:rFonts w:ascii="Times New Roman" w:hAnsi="Times New Roman" w:cs="Times New Roman"/>
          <w:spacing w:val="37"/>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logstate</w:t>
      </w:r>
      <w:r w:rsidRPr="00DB3832">
        <w:rPr>
          <w:rFonts w:ascii="Times New Roman" w:hAnsi="Times New Roman" w:cs="Times New Roman"/>
          <w:spacing w:val="17"/>
          <w:sz w:val="26"/>
          <w:szCs w:val="26"/>
          <w:lang w:val="ru-RU"/>
        </w:rPr>
        <w:t xml:space="preserve"> </w:t>
      </w:r>
      <w:r w:rsidRPr="00DB3832">
        <w:rPr>
          <w:rFonts w:ascii="Times New Roman" w:hAnsi="Times New Roman" w:cs="Times New Roman"/>
          <w:sz w:val="26"/>
          <w:szCs w:val="26"/>
          <w:lang w:val="ru-RU"/>
        </w:rPr>
        <w:t>и</w:t>
      </w:r>
    </w:p>
    <w:p w14:paraId="79863A76" w14:textId="319ACE64" w:rsidR="00985BB7" w:rsidRPr="00DB3832" w:rsidRDefault="00985BB7" w:rsidP="00904E97">
      <w:pPr>
        <w:pStyle w:val="BodyText"/>
        <w:spacing w:line="279" w:lineRule="exact"/>
        <w:ind w:left="159"/>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space="720"/>
        </w:sectPr>
      </w:pPr>
      <w:r w:rsidRPr="00DB3832">
        <w:rPr>
          <w:rFonts w:ascii="Times New Roman" w:hAnsi="Times New Roman" w:cs="Times New Roman"/>
          <w:sz w:val="26"/>
          <w:szCs w:val="26"/>
          <w:lang w:val="ru-RU"/>
        </w:rPr>
        <w:t>%</w:t>
      </w:r>
      <w:r w:rsidRPr="00DB3832">
        <w:rPr>
          <w:rFonts w:ascii="Times New Roman" w:hAnsi="Times New Roman" w:cs="Times New Roman"/>
          <w:sz w:val="26"/>
          <w:szCs w:val="26"/>
        </w:rPr>
        <w:t>logstop</w:t>
      </w:r>
      <w:r w:rsidRPr="00DB3832">
        <w:rPr>
          <w:rFonts w:ascii="Times New Roman" w:hAnsi="Times New Roman" w:cs="Times New Roman"/>
          <w:sz w:val="26"/>
          <w:szCs w:val="26"/>
          <w:lang w:val="ru-RU"/>
        </w:rPr>
        <w:t>.</w:t>
      </w:r>
    </w:p>
    <w:p w14:paraId="36020FC5" w14:textId="77777777" w:rsidR="00985BB7" w:rsidRPr="00DB3832" w:rsidRDefault="00985BB7" w:rsidP="00DB3832">
      <w:pPr>
        <w:pStyle w:val="BodyText"/>
        <w:spacing w:before="9"/>
        <w:jc w:val="both"/>
        <w:rPr>
          <w:rFonts w:ascii="Times New Roman" w:hAnsi="Times New Roman" w:cs="Times New Roman"/>
          <w:sz w:val="26"/>
          <w:szCs w:val="26"/>
          <w:lang w:val="ru-RU"/>
        </w:rPr>
      </w:pPr>
    </w:p>
    <w:p w14:paraId="61517131" w14:textId="77777777" w:rsidR="00985BB7" w:rsidRPr="00DB3832" w:rsidRDefault="00985BB7" w:rsidP="00DB3832">
      <w:pPr>
        <w:pStyle w:val="Heading4"/>
        <w:spacing w:before="193" w:line="194" w:lineRule="auto"/>
        <w:ind w:right="1432" w:firstLine="25"/>
        <w:jc w:val="both"/>
        <w:rPr>
          <w:sz w:val="26"/>
          <w:szCs w:val="26"/>
          <w:lang w:val="ru-RU"/>
        </w:rPr>
      </w:pPr>
      <w:bookmarkStart w:id="19" w:name="_TOC_250152"/>
      <w:r w:rsidRPr="00DB3832">
        <w:rPr>
          <w:w w:val="105"/>
          <w:sz w:val="26"/>
          <w:szCs w:val="26"/>
          <w:lang w:val="ru-RU"/>
        </w:rPr>
        <w:t>Взаимодействие с операционной</w:t>
      </w:r>
      <w:r w:rsidRPr="00DB3832">
        <w:rPr>
          <w:spacing w:val="-126"/>
          <w:w w:val="105"/>
          <w:sz w:val="26"/>
          <w:szCs w:val="26"/>
          <w:lang w:val="ru-RU"/>
        </w:rPr>
        <w:t xml:space="preserve"> </w:t>
      </w:r>
      <w:bookmarkEnd w:id="19"/>
      <w:r w:rsidRPr="00DB3832">
        <w:rPr>
          <w:w w:val="105"/>
          <w:sz w:val="26"/>
          <w:szCs w:val="26"/>
          <w:lang w:val="ru-RU"/>
        </w:rPr>
        <w:t>системой</w:t>
      </w:r>
    </w:p>
    <w:p w14:paraId="0C705C51" w14:textId="6DBFCDA1" w:rsidR="00985BB7" w:rsidRPr="00DB3832" w:rsidRDefault="00985BB7" w:rsidP="00DB3832">
      <w:pPr>
        <w:spacing w:before="125" w:line="192" w:lineRule="auto"/>
        <w:ind w:left="168" w:right="145" w:firstLine="13"/>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Еще одна важная особенность IPython - очень тесная интеграция с оболочкой операционной системы. Среди прочего это означает, что многие стандартные дей­ ствия в командной строке можно выполнять в точности так же, как в оболочке Windows или UNIX (Linux, OS Х), не выходя и</w:t>
      </w:r>
      <w:r w:rsidR="00E12B6D" w:rsidRPr="00DB3832">
        <w:rPr>
          <w:rFonts w:ascii="Times New Roman" w:hAnsi="Times New Roman" w:cs="Times New Roman"/>
          <w:w w:val="95"/>
          <w:sz w:val="26"/>
          <w:szCs w:val="26"/>
          <w:lang w:val="ru-RU"/>
        </w:rPr>
        <w:t>з</w:t>
      </w:r>
      <w:r w:rsidRPr="00DB3832">
        <w:rPr>
          <w:rFonts w:ascii="Times New Roman" w:hAnsi="Times New Roman" w:cs="Times New Roman"/>
          <w:w w:val="95"/>
          <w:sz w:val="26"/>
          <w:szCs w:val="26"/>
          <w:lang w:val="ru-RU"/>
        </w:rPr>
        <w:t xml:space="preserve"> IPython. Речь идет о выполнении команд оболочки, смене рабочего каталога и сохранении результатов команды в объекте Python (строке или списке). Существуют также простые средства для за­ дания псевдонимов команд оболочки и создания закладок на каталоги.</w:t>
      </w:r>
    </w:p>
    <w:p w14:paraId="4D923809" w14:textId="77777777" w:rsidR="00985BB7" w:rsidRPr="00DB3832" w:rsidRDefault="00985BB7" w:rsidP="00DB3832">
      <w:pPr>
        <w:spacing w:line="189" w:lineRule="auto"/>
        <w:ind w:left="174" w:right="153" w:firstLine="288"/>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Перечень магических функций и синтаксис вызова команд оболочки представ­ лены в табл. 3.3. В следующих разделах я кратко расскажу о них.</w:t>
      </w:r>
    </w:p>
    <w:p w14:paraId="7D7C9C57" w14:textId="77777777" w:rsidR="00985BB7" w:rsidRPr="00DB3832" w:rsidRDefault="00985BB7" w:rsidP="00DB3832">
      <w:pPr>
        <w:spacing w:before="74"/>
        <w:ind w:left="174"/>
        <w:jc w:val="both"/>
        <w:rPr>
          <w:rFonts w:ascii="Times New Roman" w:hAnsi="Times New Roman" w:cs="Times New Roman"/>
          <w:sz w:val="26"/>
          <w:szCs w:val="26"/>
          <w:lang w:val="ru-RU"/>
        </w:rPr>
      </w:pPr>
      <w:r w:rsidRPr="00DB3832">
        <w:rPr>
          <w:rFonts w:ascii="Times New Roman" w:hAnsi="Times New Roman" w:cs="Times New Roman"/>
          <w:b/>
          <w:sz w:val="26"/>
          <w:szCs w:val="26"/>
          <w:lang w:val="ru-RU"/>
        </w:rPr>
        <w:t>Таблица</w:t>
      </w:r>
      <w:r w:rsidRPr="00DB3832">
        <w:rPr>
          <w:rFonts w:ascii="Times New Roman" w:hAnsi="Times New Roman" w:cs="Times New Roman"/>
          <w:b/>
          <w:spacing w:val="-6"/>
          <w:sz w:val="26"/>
          <w:szCs w:val="26"/>
          <w:lang w:val="ru-RU"/>
        </w:rPr>
        <w:t xml:space="preserve"> </w:t>
      </w:r>
      <w:r w:rsidRPr="00DB3832">
        <w:rPr>
          <w:rFonts w:ascii="Times New Roman" w:hAnsi="Times New Roman" w:cs="Times New Roman"/>
          <w:b/>
          <w:sz w:val="26"/>
          <w:szCs w:val="26"/>
          <w:lang w:val="ru-RU"/>
        </w:rPr>
        <w:t>3.3.</w:t>
      </w:r>
      <w:r w:rsidRPr="00DB3832">
        <w:rPr>
          <w:rFonts w:ascii="Times New Roman" w:hAnsi="Times New Roman" w:cs="Times New Roman"/>
          <w:b/>
          <w:spacing w:val="3"/>
          <w:sz w:val="26"/>
          <w:szCs w:val="26"/>
          <w:lang w:val="ru-RU"/>
        </w:rPr>
        <w:t xml:space="preserve"> </w:t>
      </w:r>
      <w:r w:rsidRPr="00DB3832">
        <w:rPr>
          <w:rFonts w:ascii="Times New Roman" w:hAnsi="Times New Roman" w:cs="Times New Roman"/>
          <w:sz w:val="26"/>
          <w:szCs w:val="26"/>
          <w:lang w:val="ru-RU"/>
        </w:rPr>
        <w:t>Команды</w:t>
      </w:r>
      <w:r w:rsidRPr="00DB3832">
        <w:rPr>
          <w:rFonts w:ascii="Times New Roman" w:hAnsi="Times New Roman" w:cs="Times New Roman"/>
          <w:spacing w:val="17"/>
          <w:sz w:val="26"/>
          <w:szCs w:val="26"/>
          <w:lang w:val="ru-RU"/>
        </w:rPr>
        <w:t xml:space="preserve">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w:t>
      </w:r>
      <w:r w:rsidRPr="00DB3832">
        <w:rPr>
          <w:rFonts w:ascii="Times New Roman" w:hAnsi="Times New Roman" w:cs="Times New Roman"/>
          <w:spacing w:val="16"/>
          <w:sz w:val="26"/>
          <w:szCs w:val="26"/>
          <w:lang w:val="ru-RU"/>
        </w:rPr>
        <w:t xml:space="preserve"> </w:t>
      </w:r>
      <w:r w:rsidRPr="00DB3832">
        <w:rPr>
          <w:rFonts w:ascii="Times New Roman" w:hAnsi="Times New Roman" w:cs="Times New Roman"/>
          <w:sz w:val="26"/>
          <w:szCs w:val="26"/>
          <w:lang w:val="ru-RU"/>
        </w:rPr>
        <w:t>относящиеся</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к</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операционной</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системе</w:t>
      </w:r>
    </w:p>
    <w:p w14:paraId="3086A51A" w14:textId="77777777" w:rsidR="00985BB7" w:rsidRPr="00DB3832" w:rsidRDefault="00985BB7" w:rsidP="00DB3832">
      <w:pPr>
        <w:pStyle w:val="BodyText"/>
        <w:spacing w:before="8"/>
        <w:jc w:val="both"/>
        <w:rPr>
          <w:rFonts w:ascii="Times New Roman" w:hAnsi="Times New Roman" w:cs="Times New Roman"/>
          <w:sz w:val="26"/>
          <w:szCs w:val="26"/>
          <w:lang w:val="ru-RU"/>
        </w:rPr>
      </w:pPr>
    </w:p>
    <w:p w14:paraId="387894B6" w14:textId="77777777" w:rsidR="00985BB7" w:rsidRPr="00DB3832" w:rsidRDefault="00985BB7" w:rsidP="00DB3832">
      <w:pPr>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04EDE1CA" w14:textId="77777777" w:rsidR="00985BB7" w:rsidRPr="00DB3832" w:rsidRDefault="00985BB7" w:rsidP="00DB3832">
      <w:pPr>
        <w:spacing w:before="130"/>
        <w:ind w:left="253"/>
        <w:jc w:val="both"/>
        <w:rPr>
          <w:rFonts w:ascii="Times New Roman" w:hAnsi="Times New Roman" w:cs="Times New Roman"/>
          <w:b/>
          <w:sz w:val="26"/>
          <w:szCs w:val="26"/>
        </w:rPr>
      </w:pPr>
      <w:r w:rsidRPr="00DB3832">
        <w:rPr>
          <w:rFonts w:ascii="Times New Roman" w:hAnsi="Times New Roman" w:cs="Times New Roman"/>
          <w:b/>
          <w:sz w:val="26"/>
          <w:szCs w:val="26"/>
        </w:rPr>
        <w:t>Команда</w:t>
      </w:r>
    </w:p>
    <w:p w14:paraId="34FBA36D" w14:textId="77777777" w:rsidR="00985BB7" w:rsidRPr="00DB3832" w:rsidRDefault="00985BB7" w:rsidP="00DB3832">
      <w:pPr>
        <w:spacing w:before="150"/>
        <w:ind w:left="284"/>
        <w:jc w:val="both"/>
        <w:rPr>
          <w:rFonts w:ascii="Times New Roman" w:hAnsi="Times New Roman" w:cs="Times New Roman"/>
          <w:sz w:val="26"/>
          <w:szCs w:val="26"/>
        </w:rPr>
      </w:pPr>
      <w:r w:rsidRPr="00DB3832">
        <w:rPr>
          <w:rFonts w:ascii="Times New Roman" w:hAnsi="Times New Roman" w:cs="Times New Roman"/>
          <w:sz w:val="26"/>
          <w:szCs w:val="26"/>
        </w:rPr>
        <w:t>!cmd</w:t>
      </w:r>
    </w:p>
    <w:p w14:paraId="34B96A69" w14:textId="77777777" w:rsidR="00985BB7" w:rsidRPr="00DB3832" w:rsidRDefault="00985BB7" w:rsidP="00DB3832">
      <w:pPr>
        <w:spacing w:before="83"/>
        <w:ind w:left="245"/>
        <w:jc w:val="both"/>
        <w:rPr>
          <w:rFonts w:ascii="Times New Roman" w:hAnsi="Times New Roman" w:cs="Times New Roman"/>
          <w:sz w:val="26"/>
          <w:szCs w:val="26"/>
        </w:rPr>
      </w:pPr>
      <w:r w:rsidRPr="00DB3832">
        <w:rPr>
          <w:rFonts w:ascii="Times New Roman" w:hAnsi="Times New Roman" w:cs="Times New Roman"/>
          <w:sz w:val="26"/>
          <w:szCs w:val="26"/>
        </w:rPr>
        <w:t>output   =   !cmd args</w:t>
      </w:r>
    </w:p>
    <w:p w14:paraId="48340181" w14:textId="77777777" w:rsidR="00985BB7" w:rsidRPr="00DB3832" w:rsidRDefault="00985BB7" w:rsidP="00DB3832">
      <w:pPr>
        <w:pStyle w:val="BodyText"/>
        <w:spacing w:before="8"/>
        <w:jc w:val="both"/>
        <w:rPr>
          <w:rFonts w:ascii="Times New Roman" w:hAnsi="Times New Roman" w:cs="Times New Roman"/>
          <w:sz w:val="26"/>
          <w:szCs w:val="26"/>
        </w:rPr>
      </w:pPr>
    </w:p>
    <w:p w14:paraId="0E2A9705" w14:textId="77777777" w:rsidR="00985BB7" w:rsidRPr="00DB3832" w:rsidRDefault="00985BB7" w:rsidP="00DB3832">
      <w:pPr>
        <w:ind w:left="263"/>
        <w:jc w:val="both"/>
        <w:rPr>
          <w:rFonts w:ascii="Times New Roman" w:hAnsi="Times New Roman" w:cs="Times New Roman"/>
          <w:sz w:val="26"/>
          <w:szCs w:val="26"/>
        </w:rPr>
      </w:pPr>
      <w:r w:rsidRPr="00DB3832">
        <w:rPr>
          <w:rFonts w:ascii="Times New Roman" w:hAnsi="Times New Roman" w:cs="Times New Roman"/>
          <w:sz w:val="26"/>
          <w:szCs w:val="26"/>
        </w:rPr>
        <w:t>%alias  alias_name  cmd</w:t>
      </w:r>
    </w:p>
    <w:p w14:paraId="12F0568A" w14:textId="77777777" w:rsidR="00985BB7" w:rsidRPr="00DB3832" w:rsidRDefault="00985BB7" w:rsidP="00DB3832">
      <w:pPr>
        <w:spacing w:before="154"/>
        <w:ind w:left="265"/>
        <w:jc w:val="both"/>
        <w:rPr>
          <w:rFonts w:ascii="Times New Roman" w:hAnsi="Times New Roman" w:cs="Times New Roman"/>
          <w:sz w:val="26"/>
          <w:szCs w:val="26"/>
        </w:rPr>
      </w:pPr>
      <w:r w:rsidRPr="00DB3832">
        <w:rPr>
          <w:rFonts w:ascii="Times New Roman" w:hAnsi="Times New Roman" w:cs="Times New Roman"/>
          <w:sz w:val="26"/>
          <w:szCs w:val="26"/>
        </w:rPr>
        <w:t>%bookmark</w:t>
      </w:r>
    </w:p>
    <w:p w14:paraId="293496B2" w14:textId="77777777" w:rsidR="00985BB7" w:rsidRPr="00DB3832" w:rsidRDefault="00985BB7" w:rsidP="00DB3832">
      <w:pPr>
        <w:spacing w:before="154"/>
        <w:ind w:left="265"/>
        <w:jc w:val="both"/>
        <w:rPr>
          <w:rFonts w:ascii="Times New Roman" w:hAnsi="Times New Roman" w:cs="Times New Roman"/>
          <w:sz w:val="26"/>
          <w:szCs w:val="26"/>
        </w:rPr>
      </w:pPr>
      <w:r w:rsidRPr="00DB3832">
        <w:rPr>
          <w:rFonts w:ascii="Times New Roman" w:hAnsi="Times New Roman" w:cs="Times New Roman"/>
          <w:sz w:val="26"/>
          <w:szCs w:val="26"/>
        </w:rPr>
        <w:t>%cd каталог</w:t>
      </w:r>
    </w:p>
    <w:p w14:paraId="6185E4BB" w14:textId="77777777" w:rsidR="00985BB7" w:rsidRPr="00DB3832" w:rsidRDefault="00985BB7" w:rsidP="00DB3832">
      <w:pPr>
        <w:spacing w:before="152"/>
        <w:ind w:left="268"/>
        <w:jc w:val="both"/>
        <w:rPr>
          <w:rFonts w:ascii="Times New Roman" w:hAnsi="Times New Roman" w:cs="Times New Roman"/>
          <w:sz w:val="26"/>
          <w:szCs w:val="26"/>
        </w:rPr>
      </w:pPr>
      <w:r w:rsidRPr="00DB3832">
        <w:rPr>
          <w:rFonts w:ascii="Times New Roman" w:hAnsi="Times New Roman" w:cs="Times New Roman"/>
          <w:sz w:val="26"/>
          <w:szCs w:val="26"/>
        </w:rPr>
        <w:t>%pwd</w:t>
      </w:r>
    </w:p>
    <w:p w14:paraId="68A4D15E" w14:textId="77777777" w:rsidR="00985BB7" w:rsidRPr="00DB3832" w:rsidRDefault="00985BB7" w:rsidP="00DB3832">
      <w:pPr>
        <w:spacing w:before="86"/>
        <w:ind w:left="268"/>
        <w:jc w:val="both"/>
        <w:rPr>
          <w:rFonts w:ascii="Times New Roman" w:hAnsi="Times New Roman" w:cs="Times New Roman"/>
          <w:sz w:val="26"/>
          <w:szCs w:val="26"/>
        </w:rPr>
      </w:pPr>
      <w:r w:rsidRPr="00DB3832">
        <w:rPr>
          <w:rFonts w:ascii="Times New Roman" w:hAnsi="Times New Roman" w:cs="Times New Roman"/>
          <w:sz w:val="26"/>
          <w:szCs w:val="26"/>
        </w:rPr>
        <w:t>%pushd каталог</w:t>
      </w:r>
    </w:p>
    <w:p w14:paraId="1600F185" w14:textId="77777777" w:rsidR="00985BB7" w:rsidRPr="00DB3832" w:rsidRDefault="00985BB7" w:rsidP="00DB3832">
      <w:pPr>
        <w:pStyle w:val="BodyText"/>
        <w:spacing w:before="2"/>
        <w:jc w:val="both"/>
        <w:rPr>
          <w:rFonts w:ascii="Times New Roman" w:hAnsi="Times New Roman" w:cs="Times New Roman"/>
          <w:sz w:val="26"/>
          <w:szCs w:val="26"/>
        </w:rPr>
      </w:pPr>
    </w:p>
    <w:p w14:paraId="3D3E4426" w14:textId="77777777" w:rsidR="00985BB7" w:rsidRPr="00DB3832" w:rsidRDefault="00985BB7" w:rsidP="00DB3832">
      <w:pPr>
        <w:ind w:left="272"/>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w:t>
      </w:r>
      <w:r w:rsidRPr="00DB3832">
        <w:rPr>
          <w:rFonts w:ascii="Times New Roman" w:hAnsi="Times New Roman" w:cs="Times New Roman"/>
          <w:sz w:val="26"/>
          <w:szCs w:val="26"/>
        </w:rPr>
        <w:t>popd</w:t>
      </w:r>
    </w:p>
    <w:p w14:paraId="18C92E90" w14:textId="77777777" w:rsidR="00985BB7" w:rsidRPr="00DB3832" w:rsidRDefault="00985BB7" w:rsidP="00DB3832">
      <w:pPr>
        <w:spacing w:before="87"/>
        <w:ind w:left="270"/>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w:t>
      </w:r>
      <w:r w:rsidRPr="00DB3832">
        <w:rPr>
          <w:rFonts w:ascii="Times New Roman" w:hAnsi="Times New Roman" w:cs="Times New Roman"/>
          <w:sz w:val="26"/>
          <w:szCs w:val="26"/>
        </w:rPr>
        <w:t>dirs</w:t>
      </w:r>
    </w:p>
    <w:p w14:paraId="790C0C19" w14:textId="77777777" w:rsidR="00985BB7" w:rsidRPr="00DB3832" w:rsidRDefault="00985BB7" w:rsidP="00DB3832">
      <w:pPr>
        <w:pStyle w:val="BodyText"/>
        <w:spacing w:before="10"/>
        <w:jc w:val="both"/>
        <w:rPr>
          <w:rFonts w:ascii="Times New Roman" w:hAnsi="Times New Roman" w:cs="Times New Roman"/>
          <w:sz w:val="26"/>
          <w:szCs w:val="26"/>
          <w:lang w:val="ru-RU"/>
        </w:rPr>
      </w:pPr>
    </w:p>
    <w:p w14:paraId="5E39075A" w14:textId="77777777" w:rsidR="00985BB7" w:rsidRPr="00DB3832" w:rsidRDefault="00985BB7" w:rsidP="00DB3832">
      <w:pPr>
        <w:ind w:left="270"/>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w:t>
      </w:r>
      <w:r w:rsidRPr="00DB3832">
        <w:rPr>
          <w:rFonts w:ascii="Times New Roman" w:hAnsi="Times New Roman" w:cs="Times New Roman"/>
          <w:sz w:val="26"/>
          <w:szCs w:val="26"/>
        </w:rPr>
        <w:t>dhist</w:t>
      </w:r>
    </w:p>
    <w:p w14:paraId="4CDBF3AB" w14:textId="77777777" w:rsidR="00985BB7" w:rsidRPr="00DB3832" w:rsidRDefault="00985BB7" w:rsidP="00DB3832">
      <w:pPr>
        <w:spacing w:before="86"/>
        <w:ind w:left="275"/>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w:t>
      </w:r>
      <w:r w:rsidRPr="00DB3832">
        <w:rPr>
          <w:rFonts w:ascii="Times New Roman" w:hAnsi="Times New Roman" w:cs="Times New Roman"/>
          <w:sz w:val="26"/>
          <w:szCs w:val="26"/>
        </w:rPr>
        <w:t>env</w:t>
      </w:r>
    </w:p>
    <w:p w14:paraId="2D1FB725" w14:textId="77777777" w:rsidR="00985BB7" w:rsidRPr="00DB3832" w:rsidRDefault="00985BB7" w:rsidP="00DB3832">
      <w:pPr>
        <w:spacing w:before="109"/>
        <w:ind w:left="245"/>
        <w:jc w:val="both"/>
        <w:rPr>
          <w:rFonts w:ascii="Times New Roman" w:hAnsi="Times New Roman" w:cs="Times New Roman"/>
          <w:b/>
          <w:sz w:val="26"/>
          <w:szCs w:val="26"/>
          <w:lang w:val="ru-RU"/>
        </w:rPr>
      </w:pPr>
      <w:r w:rsidRPr="00DB3832">
        <w:rPr>
          <w:rFonts w:ascii="Times New Roman" w:hAnsi="Times New Roman" w:cs="Times New Roman"/>
          <w:sz w:val="26"/>
          <w:szCs w:val="26"/>
          <w:lang w:val="ru-RU"/>
        </w:rPr>
        <w:br w:type="column"/>
      </w:r>
      <w:r w:rsidRPr="00DB3832">
        <w:rPr>
          <w:rFonts w:ascii="Times New Roman" w:hAnsi="Times New Roman" w:cs="Times New Roman"/>
          <w:b/>
          <w:sz w:val="26"/>
          <w:szCs w:val="26"/>
          <w:lang w:val="ru-RU"/>
        </w:rPr>
        <w:t>Опис</w:t>
      </w:r>
      <w:r w:rsidRPr="00DB3832">
        <w:rPr>
          <w:rFonts w:ascii="Times New Roman" w:hAnsi="Times New Roman" w:cs="Times New Roman"/>
          <w:b/>
          <w:position w:val="-1"/>
          <w:sz w:val="26"/>
          <w:szCs w:val="26"/>
          <w:lang w:val="ru-RU"/>
        </w:rPr>
        <w:t>а</w:t>
      </w:r>
      <w:r w:rsidRPr="00DB3832">
        <w:rPr>
          <w:rFonts w:ascii="Times New Roman" w:hAnsi="Times New Roman" w:cs="Times New Roman"/>
          <w:b/>
          <w:sz w:val="26"/>
          <w:szCs w:val="26"/>
          <w:lang w:val="ru-RU"/>
        </w:rPr>
        <w:t>ние</w:t>
      </w:r>
    </w:p>
    <w:p w14:paraId="34C1DFFB" w14:textId="77777777" w:rsidR="00985BB7" w:rsidRPr="00E10DE7" w:rsidRDefault="00985BB7" w:rsidP="00DB3832">
      <w:pPr>
        <w:spacing w:before="149"/>
        <w:ind w:left="255"/>
        <w:jc w:val="both"/>
        <w:rPr>
          <w:rFonts w:ascii="Times New Roman" w:hAnsi="Times New Roman" w:cs="Times New Roman"/>
          <w:sz w:val="24"/>
          <w:szCs w:val="24"/>
          <w:lang w:val="ru-RU"/>
        </w:rPr>
      </w:pPr>
      <w:r w:rsidRPr="00E10DE7">
        <w:rPr>
          <w:rFonts w:ascii="Times New Roman" w:hAnsi="Times New Roman" w:cs="Times New Roman"/>
          <w:w w:val="95"/>
          <w:sz w:val="24"/>
          <w:szCs w:val="24"/>
          <w:lang w:val="ru-RU"/>
        </w:rPr>
        <w:t>Выполнить</w:t>
      </w:r>
      <w:r w:rsidRPr="00E10DE7">
        <w:rPr>
          <w:rFonts w:ascii="Times New Roman" w:hAnsi="Times New Roman" w:cs="Times New Roman"/>
          <w:spacing w:val="18"/>
          <w:w w:val="95"/>
          <w:sz w:val="24"/>
          <w:szCs w:val="24"/>
          <w:lang w:val="ru-RU"/>
        </w:rPr>
        <w:t xml:space="preserve"> </w:t>
      </w:r>
      <w:r w:rsidRPr="00E10DE7">
        <w:rPr>
          <w:rFonts w:ascii="Times New Roman" w:hAnsi="Times New Roman" w:cs="Times New Roman"/>
          <w:w w:val="95"/>
          <w:sz w:val="24"/>
          <w:szCs w:val="24"/>
          <w:lang w:val="ru-RU"/>
        </w:rPr>
        <w:t>команду</w:t>
      </w:r>
      <w:r w:rsidRPr="00E10DE7">
        <w:rPr>
          <w:rFonts w:ascii="Times New Roman" w:hAnsi="Times New Roman" w:cs="Times New Roman"/>
          <w:spacing w:val="7"/>
          <w:w w:val="95"/>
          <w:sz w:val="24"/>
          <w:szCs w:val="24"/>
          <w:lang w:val="ru-RU"/>
        </w:rPr>
        <w:t xml:space="preserve"> </w:t>
      </w:r>
      <w:r w:rsidRPr="00E10DE7">
        <w:rPr>
          <w:rFonts w:ascii="Times New Roman" w:hAnsi="Times New Roman" w:cs="Times New Roman"/>
          <w:w w:val="95"/>
          <w:sz w:val="24"/>
          <w:szCs w:val="24"/>
          <w:lang w:val="ru-RU"/>
        </w:rPr>
        <w:t>в</w:t>
      </w:r>
      <w:r w:rsidRPr="00E10DE7">
        <w:rPr>
          <w:rFonts w:ascii="Times New Roman" w:hAnsi="Times New Roman" w:cs="Times New Roman"/>
          <w:spacing w:val="18"/>
          <w:w w:val="95"/>
          <w:sz w:val="24"/>
          <w:szCs w:val="24"/>
          <w:lang w:val="ru-RU"/>
        </w:rPr>
        <w:t xml:space="preserve"> </w:t>
      </w:r>
      <w:r w:rsidRPr="00E10DE7">
        <w:rPr>
          <w:rFonts w:ascii="Times New Roman" w:hAnsi="Times New Roman" w:cs="Times New Roman"/>
          <w:w w:val="95"/>
          <w:sz w:val="24"/>
          <w:szCs w:val="24"/>
          <w:lang w:val="ru-RU"/>
        </w:rPr>
        <w:t>оболочке</w:t>
      </w:r>
      <w:r w:rsidRPr="00E10DE7">
        <w:rPr>
          <w:rFonts w:ascii="Times New Roman" w:hAnsi="Times New Roman" w:cs="Times New Roman"/>
          <w:spacing w:val="16"/>
          <w:w w:val="95"/>
          <w:sz w:val="24"/>
          <w:szCs w:val="24"/>
          <w:lang w:val="ru-RU"/>
        </w:rPr>
        <w:t xml:space="preserve"> </w:t>
      </w:r>
      <w:r w:rsidRPr="00E10DE7">
        <w:rPr>
          <w:rFonts w:ascii="Times New Roman" w:hAnsi="Times New Roman" w:cs="Times New Roman"/>
          <w:w w:val="95"/>
          <w:sz w:val="24"/>
          <w:szCs w:val="24"/>
          <w:lang w:val="ru-RU"/>
        </w:rPr>
        <w:t>системы</w:t>
      </w:r>
    </w:p>
    <w:p w14:paraId="0CBA7C59" w14:textId="77777777" w:rsidR="00985BB7" w:rsidRPr="00E10DE7" w:rsidRDefault="00985BB7" w:rsidP="00DB3832">
      <w:pPr>
        <w:spacing w:before="116" w:line="206" w:lineRule="auto"/>
        <w:ind w:left="246" w:firstLine="3"/>
        <w:jc w:val="both"/>
        <w:rPr>
          <w:rFonts w:ascii="Times New Roman" w:hAnsi="Times New Roman" w:cs="Times New Roman"/>
          <w:sz w:val="24"/>
          <w:szCs w:val="24"/>
          <w:lang w:val="ru-RU"/>
        </w:rPr>
      </w:pPr>
      <w:r w:rsidRPr="00E10DE7">
        <w:rPr>
          <w:rFonts w:ascii="Times New Roman" w:hAnsi="Times New Roman" w:cs="Times New Roman"/>
          <w:sz w:val="24"/>
          <w:szCs w:val="24"/>
          <w:lang w:val="ru-RU"/>
        </w:rPr>
        <w:t xml:space="preserve">Выполнить команду и сохранить в объекте </w:t>
      </w:r>
      <w:r w:rsidRPr="00E10DE7">
        <w:rPr>
          <w:rFonts w:ascii="Times New Roman" w:hAnsi="Times New Roman" w:cs="Times New Roman"/>
          <w:sz w:val="24"/>
          <w:szCs w:val="24"/>
        </w:rPr>
        <w:t>output</w:t>
      </w:r>
      <w:r w:rsidRPr="00E10DE7">
        <w:rPr>
          <w:rFonts w:ascii="Times New Roman" w:hAnsi="Times New Roman" w:cs="Times New Roman"/>
          <w:spacing w:val="1"/>
          <w:sz w:val="24"/>
          <w:szCs w:val="24"/>
          <w:lang w:val="ru-RU"/>
        </w:rPr>
        <w:t xml:space="preserve"> </w:t>
      </w:r>
      <w:r w:rsidRPr="00E10DE7">
        <w:rPr>
          <w:rFonts w:ascii="Times New Roman" w:hAnsi="Times New Roman" w:cs="Times New Roman"/>
          <w:sz w:val="24"/>
          <w:szCs w:val="24"/>
          <w:lang w:val="ru-RU"/>
        </w:rPr>
        <w:t>все</w:t>
      </w:r>
      <w:r w:rsidRPr="00E10DE7">
        <w:rPr>
          <w:rFonts w:ascii="Times New Roman" w:hAnsi="Times New Roman" w:cs="Times New Roman"/>
          <w:spacing w:val="-47"/>
          <w:sz w:val="24"/>
          <w:szCs w:val="24"/>
          <w:lang w:val="ru-RU"/>
        </w:rPr>
        <w:t xml:space="preserve"> </w:t>
      </w:r>
      <w:r w:rsidRPr="00E10DE7">
        <w:rPr>
          <w:rFonts w:ascii="Times New Roman" w:hAnsi="Times New Roman" w:cs="Times New Roman"/>
          <w:sz w:val="24"/>
          <w:szCs w:val="24"/>
          <w:lang w:val="ru-RU"/>
        </w:rPr>
        <w:t>выведенное</w:t>
      </w:r>
      <w:r w:rsidRPr="00E10DE7">
        <w:rPr>
          <w:rFonts w:ascii="Times New Roman" w:hAnsi="Times New Roman" w:cs="Times New Roman"/>
          <w:spacing w:val="-3"/>
          <w:sz w:val="24"/>
          <w:szCs w:val="24"/>
          <w:lang w:val="ru-RU"/>
        </w:rPr>
        <w:t xml:space="preserve"> </w:t>
      </w:r>
      <w:r w:rsidRPr="00E10DE7">
        <w:rPr>
          <w:rFonts w:ascii="Times New Roman" w:hAnsi="Times New Roman" w:cs="Times New Roman"/>
          <w:sz w:val="24"/>
          <w:szCs w:val="24"/>
          <w:lang w:val="ru-RU"/>
        </w:rPr>
        <w:t>на</w:t>
      </w:r>
      <w:r w:rsidRPr="00E10DE7">
        <w:rPr>
          <w:rFonts w:ascii="Times New Roman" w:hAnsi="Times New Roman" w:cs="Times New Roman"/>
          <w:spacing w:val="-2"/>
          <w:sz w:val="24"/>
          <w:szCs w:val="24"/>
          <w:lang w:val="ru-RU"/>
        </w:rPr>
        <w:t xml:space="preserve"> </w:t>
      </w:r>
      <w:r w:rsidRPr="00E10DE7">
        <w:rPr>
          <w:rFonts w:ascii="Times New Roman" w:hAnsi="Times New Roman" w:cs="Times New Roman"/>
          <w:sz w:val="24"/>
          <w:szCs w:val="24"/>
          <w:lang w:val="ru-RU"/>
        </w:rPr>
        <w:t>стандартный</w:t>
      </w:r>
      <w:r w:rsidRPr="00E10DE7">
        <w:rPr>
          <w:rFonts w:ascii="Times New Roman" w:hAnsi="Times New Roman" w:cs="Times New Roman"/>
          <w:spacing w:val="-2"/>
          <w:sz w:val="24"/>
          <w:szCs w:val="24"/>
          <w:lang w:val="ru-RU"/>
        </w:rPr>
        <w:t xml:space="preserve"> </w:t>
      </w:r>
      <w:r w:rsidRPr="00E10DE7">
        <w:rPr>
          <w:rFonts w:ascii="Times New Roman" w:hAnsi="Times New Roman" w:cs="Times New Roman"/>
          <w:sz w:val="24"/>
          <w:szCs w:val="24"/>
          <w:lang w:val="ru-RU"/>
        </w:rPr>
        <w:t>вывод</w:t>
      </w:r>
    </w:p>
    <w:p w14:paraId="694125D7" w14:textId="77777777" w:rsidR="00985BB7" w:rsidRPr="00E10DE7" w:rsidRDefault="00985BB7" w:rsidP="00DB3832">
      <w:pPr>
        <w:spacing w:before="92" w:line="374" w:lineRule="auto"/>
        <w:ind w:left="250" w:right="1538" w:hanging="3"/>
        <w:jc w:val="both"/>
        <w:rPr>
          <w:rFonts w:ascii="Times New Roman" w:hAnsi="Times New Roman" w:cs="Times New Roman"/>
          <w:sz w:val="24"/>
          <w:szCs w:val="24"/>
          <w:lang w:val="ru-RU"/>
        </w:rPr>
      </w:pPr>
      <w:r w:rsidRPr="00E10DE7">
        <w:rPr>
          <w:rFonts w:ascii="Times New Roman" w:hAnsi="Times New Roman" w:cs="Times New Roman"/>
          <w:w w:val="95"/>
          <w:sz w:val="24"/>
          <w:szCs w:val="24"/>
          <w:lang w:val="ru-RU"/>
        </w:rPr>
        <w:t>Определить псевдоним команды</w:t>
      </w:r>
      <w:r w:rsidRPr="00E10DE7">
        <w:rPr>
          <w:rFonts w:ascii="Times New Roman" w:hAnsi="Times New Roman" w:cs="Times New Roman"/>
          <w:spacing w:val="1"/>
          <w:w w:val="95"/>
          <w:sz w:val="24"/>
          <w:szCs w:val="24"/>
          <w:lang w:val="ru-RU"/>
        </w:rPr>
        <w:t xml:space="preserve"> </w:t>
      </w:r>
      <w:r w:rsidRPr="00E10DE7">
        <w:rPr>
          <w:rFonts w:ascii="Times New Roman" w:hAnsi="Times New Roman" w:cs="Times New Roman"/>
          <w:w w:val="95"/>
          <w:sz w:val="24"/>
          <w:szCs w:val="24"/>
          <w:lang w:val="ru-RU"/>
        </w:rPr>
        <w:t>оболочки</w:t>
      </w:r>
      <w:r w:rsidRPr="00E10DE7">
        <w:rPr>
          <w:rFonts w:ascii="Times New Roman" w:hAnsi="Times New Roman" w:cs="Times New Roman"/>
          <w:spacing w:val="1"/>
          <w:w w:val="95"/>
          <w:sz w:val="24"/>
          <w:szCs w:val="24"/>
          <w:lang w:val="ru-RU"/>
        </w:rPr>
        <w:t xml:space="preserve"> </w:t>
      </w:r>
      <w:r w:rsidRPr="00E10DE7">
        <w:rPr>
          <w:rFonts w:ascii="Times New Roman" w:hAnsi="Times New Roman" w:cs="Times New Roman"/>
          <w:w w:val="95"/>
          <w:sz w:val="24"/>
          <w:szCs w:val="24"/>
          <w:lang w:val="ru-RU"/>
        </w:rPr>
        <w:t>Воспользоваться</w:t>
      </w:r>
      <w:r w:rsidRPr="00E10DE7">
        <w:rPr>
          <w:rFonts w:ascii="Times New Roman" w:hAnsi="Times New Roman" w:cs="Times New Roman"/>
          <w:spacing w:val="43"/>
          <w:w w:val="95"/>
          <w:sz w:val="24"/>
          <w:szCs w:val="24"/>
          <w:lang w:val="ru-RU"/>
        </w:rPr>
        <w:t xml:space="preserve"> </w:t>
      </w:r>
      <w:r w:rsidRPr="00E10DE7">
        <w:rPr>
          <w:rFonts w:ascii="Times New Roman" w:hAnsi="Times New Roman" w:cs="Times New Roman"/>
          <w:w w:val="95"/>
          <w:sz w:val="24"/>
          <w:szCs w:val="24"/>
          <w:lang w:val="ru-RU"/>
        </w:rPr>
        <w:t>системой</w:t>
      </w:r>
      <w:r w:rsidRPr="00E10DE7">
        <w:rPr>
          <w:rFonts w:ascii="Times New Roman" w:hAnsi="Times New Roman" w:cs="Times New Roman"/>
          <w:spacing w:val="2"/>
          <w:w w:val="95"/>
          <w:sz w:val="24"/>
          <w:szCs w:val="24"/>
          <w:lang w:val="ru-RU"/>
        </w:rPr>
        <w:t xml:space="preserve"> </w:t>
      </w:r>
      <w:r w:rsidRPr="00E10DE7">
        <w:rPr>
          <w:rFonts w:ascii="Times New Roman" w:hAnsi="Times New Roman" w:cs="Times New Roman"/>
          <w:w w:val="95"/>
          <w:sz w:val="24"/>
          <w:szCs w:val="24"/>
          <w:lang w:val="ru-RU"/>
        </w:rPr>
        <w:t>закладок</w:t>
      </w:r>
      <w:r w:rsidRPr="00E10DE7">
        <w:rPr>
          <w:rFonts w:ascii="Times New Roman" w:hAnsi="Times New Roman" w:cs="Times New Roman"/>
          <w:spacing w:val="14"/>
          <w:w w:val="95"/>
          <w:sz w:val="24"/>
          <w:szCs w:val="24"/>
          <w:lang w:val="ru-RU"/>
        </w:rPr>
        <w:t xml:space="preserve"> </w:t>
      </w:r>
      <w:r w:rsidRPr="00E10DE7">
        <w:rPr>
          <w:rFonts w:ascii="Times New Roman" w:hAnsi="Times New Roman" w:cs="Times New Roman"/>
          <w:w w:val="95"/>
          <w:sz w:val="24"/>
          <w:szCs w:val="24"/>
        </w:rPr>
        <w:t>IPython</w:t>
      </w:r>
      <w:r w:rsidRPr="00E10DE7">
        <w:rPr>
          <w:rFonts w:ascii="Times New Roman" w:hAnsi="Times New Roman" w:cs="Times New Roman"/>
          <w:spacing w:val="-45"/>
          <w:w w:val="95"/>
          <w:sz w:val="24"/>
          <w:szCs w:val="24"/>
          <w:lang w:val="ru-RU"/>
        </w:rPr>
        <w:t xml:space="preserve"> </w:t>
      </w:r>
      <w:r w:rsidRPr="00E10DE7">
        <w:rPr>
          <w:rFonts w:ascii="Times New Roman" w:hAnsi="Times New Roman" w:cs="Times New Roman"/>
          <w:sz w:val="24"/>
          <w:szCs w:val="24"/>
          <w:lang w:val="ru-RU"/>
        </w:rPr>
        <w:t>Сделать указанный каталог рабочим</w:t>
      </w:r>
      <w:r w:rsidRPr="00E10DE7">
        <w:rPr>
          <w:rFonts w:ascii="Times New Roman" w:hAnsi="Times New Roman" w:cs="Times New Roman"/>
          <w:spacing w:val="1"/>
          <w:sz w:val="24"/>
          <w:szCs w:val="24"/>
          <w:lang w:val="ru-RU"/>
        </w:rPr>
        <w:t xml:space="preserve"> </w:t>
      </w:r>
      <w:r w:rsidRPr="00E10DE7">
        <w:rPr>
          <w:rFonts w:ascii="Times New Roman" w:hAnsi="Times New Roman" w:cs="Times New Roman"/>
          <w:sz w:val="24"/>
          <w:szCs w:val="24"/>
          <w:lang w:val="ru-RU"/>
        </w:rPr>
        <w:t>Вернуть</w:t>
      </w:r>
      <w:r w:rsidRPr="00E10DE7">
        <w:rPr>
          <w:rFonts w:ascii="Times New Roman" w:hAnsi="Times New Roman" w:cs="Times New Roman"/>
          <w:spacing w:val="-8"/>
          <w:sz w:val="24"/>
          <w:szCs w:val="24"/>
          <w:lang w:val="ru-RU"/>
        </w:rPr>
        <w:t xml:space="preserve"> </w:t>
      </w:r>
      <w:r w:rsidRPr="00E10DE7">
        <w:rPr>
          <w:rFonts w:ascii="Times New Roman" w:hAnsi="Times New Roman" w:cs="Times New Roman"/>
          <w:sz w:val="24"/>
          <w:szCs w:val="24"/>
          <w:lang w:val="ru-RU"/>
        </w:rPr>
        <w:t>текущий</w:t>
      </w:r>
      <w:r w:rsidRPr="00E10DE7">
        <w:rPr>
          <w:rFonts w:ascii="Times New Roman" w:hAnsi="Times New Roman" w:cs="Times New Roman"/>
          <w:spacing w:val="-7"/>
          <w:sz w:val="24"/>
          <w:szCs w:val="24"/>
          <w:lang w:val="ru-RU"/>
        </w:rPr>
        <w:t xml:space="preserve"> </w:t>
      </w:r>
      <w:r w:rsidRPr="00E10DE7">
        <w:rPr>
          <w:rFonts w:ascii="Times New Roman" w:hAnsi="Times New Roman" w:cs="Times New Roman"/>
          <w:sz w:val="24"/>
          <w:szCs w:val="24"/>
          <w:lang w:val="ru-RU"/>
        </w:rPr>
        <w:t>рабочий</w:t>
      </w:r>
      <w:r w:rsidRPr="00E10DE7">
        <w:rPr>
          <w:rFonts w:ascii="Times New Roman" w:hAnsi="Times New Roman" w:cs="Times New Roman"/>
          <w:spacing w:val="-10"/>
          <w:sz w:val="24"/>
          <w:szCs w:val="24"/>
          <w:lang w:val="ru-RU"/>
        </w:rPr>
        <w:t xml:space="preserve"> </w:t>
      </w:r>
      <w:r w:rsidRPr="00E10DE7">
        <w:rPr>
          <w:rFonts w:ascii="Times New Roman" w:hAnsi="Times New Roman" w:cs="Times New Roman"/>
          <w:sz w:val="24"/>
          <w:szCs w:val="24"/>
          <w:lang w:val="ru-RU"/>
        </w:rPr>
        <w:t>каталог</w:t>
      </w:r>
    </w:p>
    <w:p w14:paraId="03559C33" w14:textId="77777777" w:rsidR="00985BB7" w:rsidRPr="00E10DE7" w:rsidRDefault="00985BB7" w:rsidP="00DB3832">
      <w:pPr>
        <w:spacing w:line="191" w:lineRule="exact"/>
        <w:ind w:left="259"/>
        <w:jc w:val="both"/>
        <w:rPr>
          <w:rFonts w:ascii="Times New Roman" w:hAnsi="Times New Roman" w:cs="Times New Roman"/>
          <w:sz w:val="24"/>
          <w:szCs w:val="24"/>
          <w:lang w:val="ru-RU"/>
        </w:rPr>
      </w:pPr>
      <w:r w:rsidRPr="00E10DE7">
        <w:rPr>
          <w:rFonts w:ascii="Times New Roman" w:hAnsi="Times New Roman" w:cs="Times New Roman"/>
          <w:w w:val="95"/>
          <w:sz w:val="24"/>
          <w:szCs w:val="24"/>
          <w:lang w:val="ru-RU"/>
        </w:rPr>
        <w:t>Поместить</w:t>
      </w:r>
      <w:r w:rsidRPr="00E10DE7">
        <w:rPr>
          <w:rFonts w:ascii="Times New Roman" w:hAnsi="Times New Roman" w:cs="Times New Roman"/>
          <w:spacing w:val="19"/>
          <w:w w:val="95"/>
          <w:sz w:val="24"/>
          <w:szCs w:val="24"/>
          <w:lang w:val="ru-RU"/>
        </w:rPr>
        <w:t xml:space="preserve"> </w:t>
      </w:r>
      <w:r w:rsidRPr="00E10DE7">
        <w:rPr>
          <w:rFonts w:ascii="Times New Roman" w:hAnsi="Times New Roman" w:cs="Times New Roman"/>
          <w:w w:val="95"/>
          <w:sz w:val="24"/>
          <w:szCs w:val="24"/>
          <w:lang w:val="ru-RU"/>
        </w:rPr>
        <w:t>текущий</w:t>
      </w:r>
      <w:r w:rsidRPr="00E10DE7">
        <w:rPr>
          <w:rFonts w:ascii="Times New Roman" w:hAnsi="Times New Roman" w:cs="Times New Roman"/>
          <w:spacing w:val="15"/>
          <w:w w:val="95"/>
          <w:sz w:val="24"/>
          <w:szCs w:val="24"/>
          <w:lang w:val="ru-RU"/>
        </w:rPr>
        <w:t xml:space="preserve"> </w:t>
      </w:r>
      <w:r w:rsidRPr="00E10DE7">
        <w:rPr>
          <w:rFonts w:ascii="Times New Roman" w:hAnsi="Times New Roman" w:cs="Times New Roman"/>
          <w:w w:val="95"/>
          <w:sz w:val="24"/>
          <w:szCs w:val="24"/>
          <w:lang w:val="ru-RU"/>
        </w:rPr>
        <w:t>каталог</w:t>
      </w:r>
      <w:r w:rsidRPr="00E10DE7">
        <w:rPr>
          <w:rFonts w:ascii="Times New Roman" w:hAnsi="Times New Roman" w:cs="Times New Roman"/>
          <w:spacing w:val="8"/>
          <w:w w:val="95"/>
          <w:sz w:val="24"/>
          <w:szCs w:val="24"/>
          <w:lang w:val="ru-RU"/>
        </w:rPr>
        <w:t xml:space="preserve"> </w:t>
      </w:r>
      <w:r w:rsidRPr="00E10DE7">
        <w:rPr>
          <w:rFonts w:ascii="Times New Roman" w:hAnsi="Times New Roman" w:cs="Times New Roman"/>
          <w:w w:val="95"/>
          <w:sz w:val="24"/>
          <w:szCs w:val="24"/>
          <w:lang w:val="ru-RU"/>
        </w:rPr>
        <w:t>в</w:t>
      </w:r>
      <w:r w:rsidRPr="00E10DE7">
        <w:rPr>
          <w:rFonts w:ascii="Times New Roman" w:hAnsi="Times New Roman" w:cs="Times New Roman"/>
          <w:spacing w:val="18"/>
          <w:w w:val="95"/>
          <w:sz w:val="24"/>
          <w:szCs w:val="24"/>
          <w:lang w:val="ru-RU"/>
        </w:rPr>
        <w:t xml:space="preserve"> </w:t>
      </w:r>
      <w:r w:rsidRPr="00E10DE7">
        <w:rPr>
          <w:rFonts w:ascii="Times New Roman" w:hAnsi="Times New Roman" w:cs="Times New Roman"/>
          <w:w w:val="95"/>
          <w:sz w:val="24"/>
          <w:szCs w:val="24"/>
          <w:lang w:val="ru-RU"/>
        </w:rPr>
        <w:t>стек</w:t>
      </w:r>
      <w:r w:rsidRPr="00E10DE7">
        <w:rPr>
          <w:rFonts w:ascii="Times New Roman" w:hAnsi="Times New Roman" w:cs="Times New Roman"/>
          <w:spacing w:val="16"/>
          <w:w w:val="95"/>
          <w:sz w:val="24"/>
          <w:szCs w:val="24"/>
          <w:lang w:val="ru-RU"/>
        </w:rPr>
        <w:t xml:space="preserve"> </w:t>
      </w:r>
      <w:r w:rsidRPr="00E10DE7">
        <w:rPr>
          <w:rFonts w:ascii="Times New Roman" w:hAnsi="Times New Roman" w:cs="Times New Roman"/>
          <w:w w:val="95"/>
          <w:sz w:val="24"/>
          <w:szCs w:val="24"/>
          <w:lang w:val="ru-RU"/>
        </w:rPr>
        <w:t>и</w:t>
      </w:r>
      <w:r w:rsidRPr="00E10DE7">
        <w:rPr>
          <w:rFonts w:ascii="Times New Roman" w:hAnsi="Times New Roman" w:cs="Times New Roman"/>
          <w:spacing w:val="14"/>
          <w:w w:val="95"/>
          <w:sz w:val="24"/>
          <w:szCs w:val="24"/>
          <w:lang w:val="ru-RU"/>
        </w:rPr>
        <w:t xml:space="preserve"> </w:t>
      </w:r>
      <w:r w:rsidRPr="00E10DE7">
        <w:rPr>
          <w:rFonts w:ascii="Times New Roman" w:hAnsi="Times New Roman" w:cs="Times New Roman"/>
          <w:w w:val="95"/>
          <w:sz w:val="24"/>
          <w:szCs w:val="24"/>
          <w:lang w:val="ru-RU"/>
        </w:rPr>
        <w:t>перейти</w:t>
      </w:r>
      <w:r w:rsidRPr="00E10DE7">
        <w:rPr>
          <w:rFonts w:ascii="Times New Roman" w:hAnsi="Times New Roman" w:cs="Times New Roman"/>
          <w:spacing w:val="13"/>
          <w:w w:val="95"/>
          <w:sz w:val="24"/>
          <w:szCs w:val="24"/>
          <w:lang w:val="ru-RU"/>
        </w:rPr>
        <w:t xml:space="preserve"> </w:t>
      </w:r>
      <w:r w:rsidRPr="00E10DE7">
        <w:rPr>
          <w:rFonts w:ascii="Times New Roman" w:hAnsi="Times New Roman" w:cs="Times New Roman"/>
          <w:w w:val="95"/>
          <w:sz w:val="24"/>
          <w:szCs w:val="24"/>
          <w:lang w:val="ru-RU"/>
        </w:rPr>
        <w:t>в</w:t>
      </w:r>
      <w:r w:rsidRPr="00E10DE7">
        <w:rPr>
          <w:rFonts w:ascii="Times New Roman" w:hAnsi="Times New Roman" w:cs="Times New Roman"/>
          <w:spacing w:val="18"/>
          <w:w w:val="95"/>
          <w:sz w:val="24"/>
          <w:szCs w:val="24"/>
          <w:lang w:val="ru-RU"/>
        </w:rPr>
        <w:t xml:space="preserve"> </w:t>
      </w:r>
      <w:r w:rsidRPr="00E10DE7">
        <w:rPr>
          <w:rFonts w:ascii="Times New Roman" w:hAnsi="Times New Roman" w:cs="Times New Roman"/>
          <w:w w:val="95"/>
          <w:sz w:val="24"/>
          <w:szCs w:val="24"/>
          <w:lang w:val="ru-RU"/>
        </w:rPr>
        <w:t>указанный</w:t>
      </w:r>
    </w:p>
    <w:p w14:paraId="06560402" w14:textId="77777777" w:rsidR="00985BB7" w:rsidRPr="00E10DE7" w:rsidRDefault="00985BB7" w:rsidP="00DB3832">
      <w:pPr>
        <w:spacing w:line="250" w:lineRule="exact"/>
        <w:ind w:left="250"/>
        <w:jc w:val="both"/>
        <w:rPr>
          <w:rFonts w:ascii="Times New Roman" w:hAnsi="Times New Roman" w:cs="Times New Roman"/>
          <w:sz w:val="24"/>
          <w:szCs w:val="24"/>
          <w:lang w:val="ru-RU"/>
        </w:rPr>
      </w:pPr>
      <w:r w:rsidRPr="00E10DE7">
        <w:rPr>
          <w:rFonts w:ascii="Times New Roman" w:hAnsi="Times New Roman" w:cs="Times New Roman"/>
          <w:sz w:val="24"/>
          <w:szCs w:val="24"/>
          <w:lang w:val="ru-RU"/>
        </w:rPr>
        <w:t>каталог</w:t>
      </w:r>
    </w:p>
    <w:p w14:paraId="2CE46C09" w14:textId="77777777" w:rsidR="00985BB7" w:rsidRPr="00E10DE7" w:rsidRDefault="00985BB7" w:rsidP="00DB3832">
      <w:pPr>
        <w:spacing w:before="86"/>
        <w:ind w:left="259"/>
        <w:jc w:val="both"/>
        <w:rPr>
          <w:rFonts w:ascii="Times New Roman" w:hAnsi="Times New Roman" w:cs="Times New Roman"/>
          <w:sz w:val="24"/>
          <w:szCs w:val="24"/>
          <w:lang w:val="ru-RU"/>
        </w:rPr>
      </w:pPr>
      <w:r w:rsidRPr="00E10DE7">
        <w:rPr>
          <w:rFonts w:ascii="Times New Roman" w:hAnsi="Times New Roman" w:cs="Times New Roman"/>
          <w:sz w:val="24"/>
          <w:szCs w:val="24"/>
          <w:lang w:val="ru-RU"/>
        </w:rPr>
        <w:t>Извлечь</w:t>
      </w:r>
      <w:r w:rsidRPr="00E10DE7">
        <w:rPr>
          <w:rFonts w:ascii="Times New Roman" w:hAnsi="Times New Roman" w:cs="Times New Roman"/>
          <w:spacing w:val="-12"/>
          <w:sz w:val="24"/>
          <w:szCs w:val="24"/>
          <w:lang w:val="ru-RU"/>
        </w:rPr>
        <w:t xml:space="preserve"> </w:t>
      </w:r>
      <w:r w:rsidRPr="00E10DE7">
        <w:rPr>
          <w:rFonts w:ascii="Times New Roman" w:hAnsi="Times New Roman" w:cs="Times New Roman"/>
          <w:sz w:val="24"/>
          <w:szCs w:val="24"/>
          <w:lang w:val="ru-RU"/>
        </w:rPr>
        <w:t>каталог</w:t>
      </w:r>
      <w:r w:rsidRPr="00E10DE7">
        <w:rPr>
          <w:rFonts w:ascii="Times New Roman" w:hAnsi="Times New Roman" w:cs="Times New Roman"/>
          <w:spacing w:val="-10"/>
          <w:sz w:val="24"/>
          <w:szCs w:val="24"/>
          <w:lang w:val="ru-RU"/>
        </w:rPr>
        <w:t xml:space="preserve"> </w:t>
      </w:r>
      <w:r w:rsidRPr="00E10DE7">
        <w:rPr>
          <w:rFonts w:ascii="Times New Roman" w:hAnsi="Times New Roman" w:cs="Times New Roman"/>
          <w:sz w:val="24"/>
          <w:szCs w:val="24"/>
          <w:lang w:val="ru-RU"/>
        </w:rPr>
        <w:t>из</w:t>
      </w:r>
      <w:r w:rsidRPr="00E10DE7">
        <w:rPr>
          <w:rFonts w:ascii="Times New Roman" w:hAnsi="Times New Roman" w:cs="Times New Roman"/>
          <w:spacing w:val="-3"/>
          <w:sz w:val="24"/>
          <w:szCs w:val="24"/>
          <w:lang w:val="ru-RU"/>
        </w:rPr>
        <w:t xml:space="preserve"> </w:t>
      </w:r>
      <w:r w:rsidRPr="00E10DE7">
        <w:rPr>
          <w:rFonts w:ascii="Times New Roman" w:hAnsi="Times New Roman" w:cs="Times New Roman"/>
          <w:sz w:val="24"/>
          <w:szCs w:val="24"/>
          <w:lang w:val="ru-RU"/>
        </w:rPr>
        <w:t>стека</w:t>
      </w:r>
      <w:r w:rsidRPr="00E10DE7">
        <w:rPr>
          <w:rFonts w:ascii="Times New Roman" w:hAnsi="Times New Roman" w:cs="Times New Roman"/>
          <w:spacing w:val="-4"/>
          <w:sz w:val="24"/>
          <w:szCs w:val="24"/>
          <w:lang w:val="ru-RU"/>
        </w:rPr>
        <w:t xml:space="preserve"> </w:t>
      </w:r>
      <w:r w:rsidRPr="00E10DE7">
        <w:rPr>
          <w:rFonts w:ascii="Times New Roman" w:hAnsi="Times New Roman" w:cs="Times New Roman"/>
          <w:sz w:val="24"/>
          <w:szCs w:val="24"/>
          <w:lang w:val="ru-RU"/>
        </w:rPr>
        <w:t>и</w:t>
      </w:r>
      <w:r w:rsidRPr="00E10DE7">
        <w:rPr>
          <w:rFonts w:ascii="Times New Roman" w:hAnsi="Times New Roman" w:cs="Times New Roman"/>
          <w:spacing w:val="-6"/>
          <w:sz w:val="24"/>
          <w:szCs w:val="24"/>
          <w:lang w:val="ru-RU"/>
        </w:rPr>
        <w:t xml:space="preserve"> </w:t>
      </w:r>
      <w:r w:rsidRPr="00E10DE7">
        <w:rPr>
          <w:rFonts w:ascii="Times New Roman" w:hAnsi="Times New Roman" w:cs="Times New Roman"/>
          <w:sz w:val="24"/>
          <w:szCs w:val="24"/>
          <w:lang w:val="ru-RU"/>
        </w:rPr>
        <w:t>перейти</w:t>
      </w:r>
      <w:r w:rsidRPr="00E10DE7">
        <w:rPr>
          <w:rFonts w:ascii="Times New Roman" w:hAnsi="Times New Roman" w:cs="Times New Roman"/>
          <w:spacing w:val="-7"/>
          <w:sz w:val="24"/>
          <w:szCs w:val="24"/>
          <w:lang w:val="ru-RU"/>
        </w:rPr>
        <w:t xml:space="preserve"> </w:t>
      </w:r>
      <w:r w:rsidRPr="00E10DE7">
        <w:rPr>
          <w:rFonts w:ascii="Times New Roman" w:hAnsi="Times New Roman" w:cs="Times New Roman"/>
          <w:sz w:val="24"/>
          <w:szCs w:val="24"/>
          <w:lang w:val="ru-RU"/>
        </w:rPr>
        <w:t>в</w:t>
      </w:r>
      <w:r w:rsidRPr="00E10DE7">
        <w:rPr>
          <w:rFonts w:ascii="Times New Roman" w:hAnsi="Times New Roman" w:cs="Times New Roman"/>
          <w:spacing w:val="-5"/>
          <w:sz w:val="24"/>
          <w:szCs w:val="24"/>
          <w:lang w:val="ru-RU"/>
        </w:rPr>
        <w:t xml:space="preserve"> </w:t>
      </w:r>
      <w:r w:rsidRPr="00E10DE7">
        <w:rPr>
          <w:rFonts w:ascii="Times New Roman" w:hAnsi="Times New Roman" w:cs="Times New Roman"/>
          <w:sz w:val="24"/>
          <w:szCs w:val="24"/>
          <w:lang w:val="ru-RU"/>
        </w:rPr>
        <w:t>него</w:t>
      </w:r>
    </w:p>
    <w:p w14:paraId="52116EA9" w14:textId="77777777" w:rsidR="00985BB7" w:rsidRPr="00E10DE7" w:rsidRDefault="00985BB7" w:rsidP="00DB3832">
      <w:pPr>
        <w:spacing w:before="115" w:line="206" w:lineRule="auto"/>
        <w:ind w:left="250" w:firstLine="11"/>
        <w:jc w:val="both"/>
        <w:rPr>
          <w:rFonts w:ascii="Times New Roman" w:hAnsi="Times New Roman" w:cs="Times New Roman"/>
          <w:sz w:val="24"/>
          <w:szCs w:val="24"/>
          <w:lang w:val="ru-RU"/>
        </w:rPr>
      </w:pPr>
      <w:r w:rsidRPr="00E10DE7">
        <w:rPr>
          <w:rFonts w:ascii="Times New Roman" w:hAnsi="Times New Roman" w:cs="Times New Roman"/>
          <w:sz w:val="24"/>
          <w:szCs w:val="24"/>
          <w:lang w:val="ru-RU"/>
        </w:rPr>
        <w:t>Вернуть</w:t>
      </w:r>
      <w:r w:rsidRPr="00E10DE7">
        <w:rPr>
          <w:rFonts w:ascii="Times New Roman" w:hAnsi="Times New Roman" w:cs="Times New Roman"/>
          <w:spacing w:val="-11"/>
          <w:sz w:val="24"/>
          <w:szCs w:val="24"/>
          <w:lang w:val="ru-RU"/>
        </w:rPr>
        <w:t xml:space="preserve"> </w:t>
      </w:r>
      <w:r w:rsidRPr="00E10DE7">
        <w:rPr>
          <w:rFonts w:ascii="Times New Roman" w:hAnsi="Times New Roman" w:cs="Times New Roman"/>
          <w:sz w:val="24"/>
          <w:szCs w:val="24"/>
          <w:lang w:val="ru-RU"/>
        </w:rPr>
        <w:t>список,</w:t>
      </w:r>
      <w:r w:rsidRPr="00E10DE7">
        <w:rPr>
          <w:rFonts w:ascii="Times New Roman" w:hAnsi="Times New Roman" w:cs="Times New Roman"/>
          <w:spacing w:val="6"/>
          <w:sz w:val="24"/>
          <w:szCs w:val="24"/>
          <w:lang w:val="ru-RU"/>
        </w:rPr>
        <w:t xml:space="preserve"> </w:t>
      </w:r>
      <w:r w:rsidRPr="00E10DE7">
        <w:rPr>
          <w:rFonts w:ascii="Times New Roman" w:hAnsi="Times New Roman" w:cs="Times New Roman"/>
          <w:sz w:val="24"/>
          <w:szCs w:val="24"/>
          <w:lang w:val="ru-RU"/>
        </w:rPr>
        <w:t>содержащий</w:t>
      </w:r>
      <w:r w:rsidRPr="00E10DE7">
        <w:rPr>
          <w:rFonts w:ascii="Times New Roman" w:hAnsi="Times New Roman" w:cs="Times New Roman"/>
          <w:spacing w:val="-6"/>
          <w:sz w:val="24"/>
          <w:szCs w:val="24"/>
          <w:lang w:val="ru-RU"/>
        </w:rPr>
        <w:t xml:space="preserve"> </w:t>
      </w:r>
      <w:r w:rsidRPr="00E10DE7">
        <w:rPr>
          <w:rFonts w:ascii="Times New Roman" w:hAnsi="Times New Roman" w:cs="Times New Roman"/>
          <w:sz w:val="24"/>
          <w:szCs w:val="24"/>
          <w:lang w:val="ru-RU"/>
        </w:rPr>
        <w:t>текущее</w:t>
      </w:r>
      <w:r w:rsidRPr="00E10DE7">
        <w:rPr>
          <w:rFonts w:ascii="Times New Roman" w:hAnsi="Times New Roman" w:cs="Times New Roman"/>
          <w:spacing w:val="-9"/>
          <w:sz w:val="24"/>
          <w:szCs w:val="24"/>
          <w:lang w:val="ru-RU"/>
        </w:rPr>
        <w:t xml:space="preserve"> </w:t>
      </w:r>
      <w:r w:rsidRPr="00E10DE7">
        <w:rPr>
          <w:rFonts w:ascii="Times New Roman" w:hAnsi="Times New Roman" w:cs="Times New Roman"/>
          <w:sz w:val="24"/>
          <w:szCs w:val="24"/>
          <w:lang w:val="ru-RU"/>
        </w:rPr>
        <w:t>состояние</w:t>
      </w:r>
      <w:r w:rsidRPr="00E10DE7">
        <w:rPr>
          <w:rFonts w:ascii="Times New Roman" w:hAnsi="Times New Roman" w:cs="Times New Roman"/>
          <w:spacing w:val="-9"/>
          <w:sz w:val="24"/>
          <w:szCs w:val="24"/>
          <w:lang w:val="ru-RU"/>
        </w:rPr>
        <w:t xml:space="preserve"> </w:t>
      </w:r>
      <w:r w:rsidRPr="00E10DE7">
        <w:rPr>
          <w:rFonts w:ascii="Times New Roman" w:hAnsi="Times New Roman" w:cs="Times New Roman"/>
          <w:sz w:val="24"/>
          <w:szCs w:val="24"/>
          <w:lang w:val="ru-RU"/>
        </w:rPr>
        <w:t>стека</w:t>
      </w:r>
      <w:r w:rsidRPr="00E10DE7">
        <w:rPr>
          <w:rFonts w:ascii="Times New Roman" w:hAnsi="Times New Roman" w:cs="Times New Roman"/>
          <w:spacing w:val="-47"/>
          <w:sz w:val="24"/>
          <w:szCs w:val="24"/>
          <w:lang w:val="ru-RU"/>
        </w:rPr>
        <w:t xml:space="preserve"> </w:t>
      </w:r>
      <w:r w:rsidRPr="00E10DE7">
        <w:rPr>
          <w:rFonts w:ascii="Times New Roman" w:hAnsi="Times New Roman" w:cs="Times New Roman"/>
          <w:sz w:val="24"/>
          <w:szCs w:val="24"/>
          <w:lang w:val="ru-RU"/>
        </w:rPr>
        <w:t>каталогов</w:t>
      </w:r>
    </w:p>
    <w:p w14:paraId="00C9FA85" w14:textId="091E3E65" w:rsidR="00985BB7" w:rsidRPr="00911B6A" w:rsidRDefault="00985BB7" w:rsidP="00911B6A">
      <w:pPr>
        <w:spacing w:before="95" w:line="314" w:lineRule="auto"/>
        <w:ind w:left="262" w:right="1020"/>
        <w:jc w:val="both"/>
        <w:rPr>
          <w:rFonts w:ascii="Times New Roman" w:hAnsi="Times New Roman" w:cs="Times New Roman"/>
          <w:sz w:val="24"/>
          <w:szCs w:val="24"/>
          <w:lang w:val="ru-RU"/>
        </w:rPr>
        <w:sectPr w:rsidR="00985BB7" w:rsidRPr="00911B6A">
          <w:type w:val="continuous"/>
          <w:pgSz w:w="10350" w:h="14790"/>
          <w:pgMar w:top="0" w:right="560" w:bottom="280" w:left="560" w:header="720" w:footer="720" w:gutter="0"/>
          <w:cols w:num="2" w:space="720" w:equalWidth="0">
            <w:col w:w="2748" w:space="525"/>
            <w:col w:w="5957"/>
          </w:cols>
        </w:sectPr>
      </w:pPr>
      <w:r w:rsidRPr="00E10DE7">
        <w:rPr>
          <w:rFonts w:ascii="Times New Roman" w:hAnsi="Times New Roman" w:cs="Times New Roman"/>
          <w:sz w:val="24"/>
          <w:szCs w:val="24"/>
          <w:lang w:val="ru-RU"/>
        </w:rPr>
        <w:t>Напечатать историю посещения каталогов</w:t>
      </w:r>
      <w:r w:rsidRPr="00E10DE7">
        <w:rPr>
          <w:rFonts w:ascii="Times New Roman" w:hAnsi="Times New Roman" w:cs="Times New Roman"/>
          <w:spacing w:val="1"/>
          <w:sz w:val="24"/>
          <w:szCs w:val="24"/>
          <w:lang w:val="ru-RU"/>
        </w:rPr>
        <w:t xml:space="preserve"> </w:t>
      </w:r>
      <w:r w:rsidRPr="00E10DE7">
        <w:rPr>
          <w:rFonts w:ascii="Times New Roman" w:hAnsi="Times New Roman" w:cs="Times New Roman"/>
          <w:w w:val="95"/>
          <w:sz w:val="24"/>
          <w:szCs w:val="24"/>
          <w:lang w:val="ru-RU"/>
        </w:rPr>
        <w:t>Вернуть</w:t>
      </w:r>
      <w:r w:rsidRPr="00E10DE7">
        <w:rPr>
          <w:rFonts w:ascii="Times New Roman" w:hAnsi="Times New Roman" w:cs="Times New Roman"/>
          <w:spacing w:val="27"/>
          <w:w w:val="95"/>
          <w:sz w:val="24"/>
          <w:szCs w:val="24"/>
          <w:lang w:val="ru-RU"/>
        </w:rPr>
        <w:t xml:space="preserve"> </w:t>
      </w:r>
      <w:r w:rsidRPr="00E10DE7">
        <w:rPr>
          <w:rFonts w:ascii="Times New Roman" w:hAnsi="Times New Roman" w:cs="Times New Roman"/>
          <w:w w:val="95"/>
          <w:sz w:val="24"/>
          <w:szCs w:val="24"/>
          <w:lang w:val="ru-RU"/>
        </w:rPr>
        <w:t>переменные</w:t>
      </w:r>
      <w:r w:rsidRPr="00E10DE7">
        <w:rPr>
          <w:rFonts w:ascii="Times New Roman" w:hAnsi="Times New Roman" w:cs="Times New Roman"/>
          <w:spacing w:val="38"/>
          <w:w w:val="95"/>
          <w:sz w:val="24"/>
          <w:szCs w:val="24"/>
          <w:lang w:val="ru-RU"/>
        </w:rPr>
        <w:t xml:space="preserve"> </w:t>
      </w:r>
      <w:r w:rsidRPr="00E10DE7">
        <w:rPr>
          <w:rFonts w:ascii="Times New Roman" w:hAnsi="Times New Roman" w:cs="Times New Roman"/>
          <w:w w:val="95"/>
          <w:sz w:val="24"/>
          <w:szCs w:val="24"/>
          <w:lang w:val="ru-RU"/>
        </w:rPr>
        <w:t>среды</w:t>
      </w:r>
      <w:r w:rsidRPr="00E10DE7">
        <w:rPr>
          <w:rFonts w:ascii="Times New Roman" w:hAnsi="Times New Roman" w:cs="Times New Roman"/>
          <w:spacing w:val="26"/>
          <w:w w:val="95"/>
          <w:sz w:val="24"/>
          <w:szCs w:val="24"/>
          <w:lang w:val="ru-RU"/>
        </w:rPr>
        <w:t xml:space="preserve"> </w:t>
      </w:r>
      <w:r w:rsidRPr="00E10DE7">
        <w:rPr>
          <w:rFonts w:ascii="Times New Roman" w:hAnsi="Times New Roman" w:cs="Times New Roman"/>
          <w:w w:val="95"/>
          <w:sz w:val="24"/>
          <w:szCs w:val="24"/>
          <w:lang w:val="ru-RU"/>
        </w:rPr>
        <w:t>в</w:t>
      </w:r>
      <w:r w:rsidRPr="00E10DE7">
        <w:rPr>
          <w:rFonts w:ascii="Times New Roman" w:hAnsi="Times New Roman" w:cs="Times New Roman"/>
          <w:spacing w:val="14"/>
          <w:w w:val="95"/>
          <w:sz w:val="24"/>
          <w:szCs w:val="24"/>
          <w:lang w:val="ru-RU"/>
        </w:rPr>
        <w:t xml:space="preserve"> </w:t>
      </w:r>
      <w:r w:rsidRPr="00E10DE7">
        <w:rPr>
          <w:rFonts w:ascii="Times New Roman" w:hAnsi="Times New Roman" w:cs="Times New Roman"/>
          <w:w w:val="95"/>
          <w:sz w:val="24"/>
          <w:szCs w:val="24"/>
          <w:lang w:val="ru-RU"/>
        </w:rPr>
        <w:t>виде</w:t>
      </w:r>
      <w:r w:rsidRPr="00E10DE7">
        <w:rPr>
          <w:rFonts w:ascii="Times New Roman" w:hAnsi="Times New Roman" w:cs="Times New Roman"/>
          <w:spacing w:val="24"/>
          <w:w w:val="95"/>
          <w:sz w:val="24"/>
          <w:szCs w:val="24"/>
          <w:lang w:val="ru-RU"/>
        </w:rPr>
        <w:t xml:space="preserve"> </w:t>
      </w:r>
      <w:r w:rsidRPr="00E10DE7">
        <w:rPr>
          <w:rFonts w:ascii="Times New Roman" w:hAnsi="Times New Roman" w:cs="Times New Roman"/>
          <w:w w:val="95"/>
          <w:sz w:val="24"/>
          <w:szCs w:val="24"/>
          <w:lang w:val="ru-RU"/>
        </w:rPr>
        <w:t>слова</w:t>
      </w:r>
    </w:p>
    <w:p w14:paraId="0DFF5358" w14:textId="77777777" w:rsidR="00985BB7" w:rsidRPr="00DB3832" w:rsidRDefault="00985BB7" w:rsidP="003B6F7E">
      <w:pPr>
        <w:spacing w:before="141"/>
        <w:ind w:firstLine="192"/>
        <w:rPr>
          <w:rFonts w:ascii="Times New Roman" w:hAnsi="Times New Roman" w:cs="Times New Roman"/>
          <w:b/>
          <w:i/>
          <w:sz w:val="26"/>
          <w:szCs w:val="26"/>
          <w:lang w:val="ru-RU"/>
        </w:rPr>
      </w:pPr>
      <w:bookmarkStart w:id="20" w:name="_TOC_250151"/>
      <w:r w:rsidRPr="00DB3832">
        <w:rPr>
          <w:rFonts w:ascii="Times New Roman" w:hAnsi="Times New Roman" w:cs="Times New Roman"/>
          <w:b/>
          <w:i/>
          <w:w w:val="105"/>
          <w:sz w:val="26"/>
          <w:szCs w:val="26"/>
          <w:lang w:val="ru-RU"/>
        </w:rPr>
        <w:lastRenderedPageBreak/>
        <w:t>Команды</w:t>
      </w:r>
      <w:r w:rsidRPr="00DB3832">
        <w:rPr>
          <w:rFonts w:ascii="Times New Roman" w:hAnsi="Times New Roman" w:cs="Times New Roman"/>
          <w:b/>
          <w:i/>
          <w:spacing w:val="-3"/>
          <w:w w:val="105"/>
          <w:sz w:val="26"/>
          <w:szCs w:val="26"/>
          <w:lang w:val="ru-RU"/>
        </w:rPr>
        <w:t xml:space="preserve"> </w:t>
      </w:r>
      <w:r w:rsidRPr="00DB3832">
        <w:rPr>
          <w:rFonts w:ascii="Times New Roman" w:hAnsi="Times New Roman" w:cs="Times New Roman"/>
          <w:b/>
          <w:i/>
          <w:w w:val="105"/>
          <w:sz w:val="26"/>
          <w:szCs w:val="26"/>
          <w:lang w:val="ru-RU"/>
        </w:rPr>
        <w:t>оболочки</w:t>
      </w:r>
      <w:r w:rsidRPr="00DB3832">
        <w:rPr>
          <w:rFonts w:ascii="Times New Roman" w:hAnsi="Times New Roman" w:cs="Times New Roman"/>
          <w:b/>
          <w:i/>
          <w:spacing w:val="-14"/>
          <w:w w:val="105"/>
          <w:sz w:val="26"/>
          <w:szCs w:val="26"/>
          <w:lang w:val="ru-RU"/>
        </w:rPr>
        <w:t xml:space="preserve"> </w:t>
      </w:r>
      <w:r w:rsidRPr="00DB3832">
        <w:rPr>
          <w:rFonts w:ascii="Times New Roman" w:hAnsi="Times New Roman" w:cs="Times New Roman"/>
          <w:b/>
          <w:i/>
          <w:w w:val="105"/>
          <w:sz w:val="26"/>
          <w:szCs w:val="26"/>
          <w:lang w:val="ru-RU"/>
        </w:rPr>
        <w:t>и</w:t>
      </w:r>
      <w:r w:rsidRPr="00DB3832">
        <w:rPr>
          <w:rFonts w:ascii="Times New Roman" w:hAnsi="Times New Roman" w:cs="Times New Roman"/>
          <w:b/>
          <w:i/>
          <w:spacing w:val="4"/>
          <w:w w:val="105"/>
          <w:sz w:val="26"/>
          <w:szCs w:val="26"/>
          <w:lang w:val="ru-RU"/>
        </w:rPr>
        <w:t xml:space="preserve"> </w:t>
      </w:r>
      <w:bookmarkEnd w:id="20"/>
      <w:r w:rsidRPr="00DB3832">
        <w:rPr>
          <w:rFonts w:ascii="Times New Roman" w:hAnsi="Times New Roman" w:cs="Times New Roman"/>
          <w:b/>
          <w:i/>
          <w:w w:val="105"/>
          <w:sz w:val="26"/>
          <w:szCs w:val="26"/>
          <w:lang w:val="ru-RU"/>
        </w:rPr>
        <w:t>псевдонимы</w:t>
      </w:r>
    </w:p>
    <w:p w14:paraId="172D0F51" w14:textId="77777777" w:rsidR="00985BB7" w:rsidRPr="00DB3832" w:rsidRDefault="00985BB7" w:rsidP="00DB3832">
      <w:pPr>
        <w:spacing w:before="56" w:line="189" w:lineRule="auto"/>
        <w:ind w:left="192" w:right="123" w:firstLine="294"/>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Восклицательный знак ! в начале командной строки IPython означает, что все следующее за ним следует выполнить n оболочке системы. Таким образом можно удалять файлы (командой rm или del в зависимости от ОС), изменять рабочий каталог или исполнять другой процесс. Можно даже запустить процесс, который перенимает управление у IPython, даже еще один интерпретатор Python:</w:t>
      </w:r>
    </w:p>
    <w:p w14:paraId="30D61EC3" w14:textId="6EDF8714" w:rsidR="00985BB7" w:rsidRPr="00DB3832" w:rsidRDefault="00911B6A" w:rsidP="00783981">
      <w:pPr>
        <w:spacing w:before="100"/>
        <w:ind w:left="383"/>
        <w:jc w:val="both"/>
        <w:rPr>
          <w:rFonts w:ascii="Times New Roman" w:hAnsi="Times New Roman" w:cs="Times New Roman"/>
          <w:sz w:val="26"/>
          <w:szCs w:val="26"/>
        </w:rPr>
      </w:pPr>
      <w:r>
        <w:rPr>
          <w:noProof/>
        </w:rPr>
        <w:drawing>
          <wp:inline distT="0" distB="0" distL="0" distR="0" wp14:anchorId="3BE4EAF0" wp14:editId="5815DE8E">
            <wp:extent cx="5861050" cy="699135"/>
            <wp:effectExtent l="0" t="0" r="635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1050" cy="699135"/>
                    </a:xfrm>
                    <a:prstGeom prst="rect">
                      <a:avLst/>
                    </a:prstGeom>
                  </pic:spPr>
                </pic:pic>
              </a:graphicData>
            </a:graphic>
          </wp:inline>
        </w:drawing>
      </w:r>
      <w:r w:rsidRPr="00897117">
        <w:rPr>
          <w:rFonts w:ascii="Times New Roman" w:hAnsi="Times New Roman" w:cs="Times New Roman"/>
          <w:w w:val="120"/>
          <w:sz w:val="26"/>
          <w:szCs w:val="26"/>
          <w:lang w:val="ru-RU"/>
        </w:rPr>
        <w:t xml:space="preserve"> </w:t>
      </w:r>
      <w:r w:rsidR="00783981">
        <w:rPr>
          <w:noProof/>
        </w:rPr>
        <w:drawing>
          <wp:inline distT="0" distB="0" distL="0" distR="0" wp14:anchorId="1090B442" wp14:editId="1A5FF8FB">
            <wp:extent cx="553402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025" cy="400050"/>
                    </a:xfrm>
                    <a:prstGeom prst="rect">
                      <a:avLst/>
                    </a:prstGeom>
                  </pic:spPr>
                </pic:pic>
              </a:graphicData>
            </a:graphic>
          </wp:inline>
        </w:drawing>
      </w:r>
      <w:r w:rsidR="00783981" w:rsidRPr="00DB3832">
        <w:rPr>
          <w:rFonts w:ascii="Times New Roman" w:hAnsi="Times New Roman" w:cs="Times New Roman"/>
          <w:w w:val="90"/>
          <w:sz w:val="26"/>
          <w:szCs w:val="26"/>
          <w:lang w:val="ru-RU"/>
        </w:rPr>
        <w:t xml:space="preserve"> </w:t>
      </w:r>
      <w:r w:rsidR="00985BB7" w:rsidRPr="00DB3832">
        <w:rPr>
          <w:rFonts w:ascii="Times New Roman" w:hAnsi="Times New Roman" w:cs="Times New Roman"/>
          <w:w w:val="90"/>
          <w:sz w:val="26"/>
          <w:szCs w:val="26"/>
          <w:lang w:val="ru-RU"/>
        </w:rPr>
        <w:t>Все,</w:t>
      </w:r>
      <w:r w:rsidR="00985BB7" w:rsidRPr="00DB3832">
        <w:rPr>
          <w:rFonts w:ascii="Times New Roman" w:hAnsi="Times New Roman" w:cs="Times New Roman"/>
          <w:spacing w:val="44"/>
          <w:sz w:val="26"/>
          <w:szCs w:val="26"/>
          <w:lang w:val="ru-RU"/>
        </w:rPr>
        <w:t xml:space="preserve"> </w:t>
      </w:r>
      <w:r w:rsidR="00985BB7" w:rsidRPr="00DB3832">
        <w:rPr>
          <w:rFonts w:ascii="Times New Roman" w:hAnsi="Times New Roman" w:cs="Times New Roman"/>
          <w:w w:val="90"/>
          <w:sz w:val="26"/>
          <w:szCs w:val="26"/>
          <w:lang w:val="ru-RU"/>
        </w:rPr>
        <w:t>что команда выводит на консоль,</w:t>
      </w:r>
      <w:r w:rsidR="00985BB7" w:rsidRPr="00DB3832">
        <w:rPr>
          <w:rFonts w:ascii="Times New Roman" w:hAnsi="Times New Roman" w:cs="Times New Roman"/>
          <w:spacing w:val="44"/>
          <w:sz w:val="26"/>
          <w:szCs w:val="26"/>
          <w:lang w:val="ru-RU"/>
        </w:rPr>
        <w:t xml:space="preserve"> </w:t>
      </w:r>
      <w:r w:rsidR="00985BB7" w:rsidRPr="00DB3832">
        <w:rPr>
          <w:rFonts w:ascii="Times New Roman" w:hAnsi="Times New Roman" w:cs="Times New Roman"/>
          <w:w w:val="90"/>
          <w:sz w:val="26"/>
          <w:szCs w:val="26"/>
          <w:lang w:val="ru-RU"/>
        </w:rPr>
        <w:t>можно сохранить в переменной,</w:t>
      </w:r>
      <w:r w:rsidR="00985BB7" w:rsidRPr="00DB3832">
        <w:rPr>
          <w:rFonts w:ascii="Times New Roman" w:hAnsi="Times New Roman" w:cs="Times New Roman"/>
          <w:spacing w:val="44"/>
          <w:sz w:val="26"/>
          <w:szCs w:val="26"/>
          <w:lang w:val="ru-RU"/>
        </w:rPr>
        <w:t xml:space="preserve"> </w:t>
      </w:r>
      <w:r w:rsidR="00985BB7" w:rsidRPr="00DB3832">
        <w:rPr>
          <w:rFonts w:ascii="Times New Roman" w:hAnsi="Times New Roman" w:cs="Times New Roman"/>
          <w:w w:val="90"/>
          <w:sz w:val="26"/>
          <w:szCs w:val="26"/>
          <w:lang w:val="ru-RU"/>
        </w:rPr>
        <w:t>присвоив</w:t>
      </w:r>
      <w:r w:rsidR="00985BB7" w:rsidRPr="00DB3832">
        <w:rPr>
          <w:rFonts w:ascii="Times New Roman" w:hAnsi="Times New Roman" w:cs="Times New Roman"/>
          <w:spacing w:val="1"/>
          <w:w w:val="90"/>
          <w:sz w:val="26"/>
          <w:szCs w:val="26"/>
          <w:lang w:val="ru-RU"/>
        </w:rPr>
        <w:t xml:space="preserve"> </w:t>
      </w:r>
      <w:r w:rsidR="00985BB7" w:rsidRPr="00DB3832">
        <w:rPr>
          <w:rFonts w:ascii="Times New Roman" w:hAnsi="Times New Roman" w:cs="Times New Roman"/>
          <w:w w:val="95"/>
          <w:sz w:val="26"/>
          <w:szCs w:val="26"/>
          <w:lang w:val="ru-RU"/>
        </w:rPr>
        <w:t>ей значение выражения, начинающегося со знака</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85"/>
          <w:sz w:val="26"/>
          <w:szCs w:val="26"/>
          <w:lang w:val="ru-RU"/>
        </w:rPr>
        <w:t>! .</w:t>
      </w:r>
      <w:r w:rsidR="00985BB7" w:rsidRPr="00DB3832">
        <w:rPr>
          <w:rFonts w:ascii="Times New Roman" w:hAnsi="Times New Roman" w:cs="Times New Roman"/>
          <w:spacing w:val="1"/>
          <w:w w:val="85"/>
          <w:sz w:val="26"/>
          <w:szCs w:val="26"/>
          <w:lang w:val="ru-RU"/>
        </w:rPr>
        <w:t xml:space="preserve"> </w:t>
      </w:r>
      <w:r w:rsidR="00985BB7" w:rsidRPr="00DB3832">
        <w:rPr>
          <w:rFonts w:ascii="Times New Roman" w:hAnsi="Times New Roman" w:cs="Times New Roman"/>
          <w:w w:val="95"/>
          <w:sz w:val="26"/>
          <w:szCs w:val="26"/>
          <w:lang w:val="ru-RU"/>
        </w:rPr>
        <w:t xml:space="preserve">Например, на своей </w:t>
      </w:r>
      <w:r w:rsidR="00985BB7" w:rsidRPr="00DB3832">
        <w:rPr>
          <w:rFonts w:ascii="Times New Roman" w:hAnsi="Times New Roman" w:cs="Times New Roman"/>
          <w:w w:val="95"/>
          <w:sz w:val="26"/>
          <w:szCs w:val="26"/>
        </w:rPr>
        <w:t>Linu</w:t>
      </w:r>
      <w:r w:rsidR="00985BB7" w:rsidRPr="00DB3832">
        <w:rPr>
          <w:rFonts w:ascii="Times New Roman" w:hAnsi="Times New Roman" w:cs="Times New Roman"/>
          <w:w w:val="95"/>
          <w:sz w:val="26"/>
          <w:szCs w:val="26"/>
          <w:lang w:val="ru-RU"/>
        </w:rPr>
        <w:t>х­</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машине, подключенной к Интернету Е</w:t>
      </w:r>
      <w:r w:rsidR="00985BB7" w:rsidRPr="00DB3832">
        <w:rPr>
          <w:rFonts w:ascii="Times New Roman" w:hAnsi="Times New Roman" w:cs="Times New Roman"/>
          <w:w w:val="95"/>
          <w:sz w:val="26"/>
          <w:szCs w:val="26"/>
        </w:rPr>
        <w:t>th</w:t>
      </w:r>
      <w:r w:rsidR="00985BB7" w:rsidRPr="00DB3832">
        <w:rPr>
          <w:rFonts w:ascii="Times New Roman" w:hAnsi="Times New Roman" w:cs="Times New Roman"/>
          <w:w w:val="95"/>
          <w:sz w:val="26"/>
          <w:szCs w:val="26"/>
          <w:lang w:val="ru-RU"/>
        </w:rPr>
        <w:t>е</w:t>
      </w:r>
      <w:r w:rsidR="00AB6F33" w:rsidRPr="00DB3832">
        <w:rPr>
          <w:rFonts w:ascii="Times New Roman" w:hAnsi="Times New Roman" w:cs="Times New Roman"/>
          <w:w w:val="95"/>
          <w:sz w:val="26"/>
          <w:szCs w:val="26"/>
        </w:rPr>
        <w:t>r</w:t>
      </w:r>
      <w:r w:rsidR="00985BB7" w:rsidRPr="00DB3832">
        <w:rPr>
          <w:rFonts w:ascii="Times New Roman" w:hAnsi="Times New Roman" w:cs="Times New Roman"/>
          <w:w w:val="95"/>
          <w:sz w:val="26"/>
          <w:szCs w:val="26"/>
        </w:rPr>
        <w:t>n</w:t>
      </w:r>
      <w:r w:rsidR="00985BB7" w:rsidRPr="00DB3832">
        <w:rPr>
          <w:rFonts w:ascii="Times New Roman" w:hAnsi="Times New Roman" w:cs="Times New Roman"/>
          <w:w w:val="95"/>
          <w:sz w:val="26"/>
          <w:szCs w:val="26"/>
          <w:lang w:val="ru-RU"/>
        </w:rPr>
        <w:t>е</w:t>
      </w:r>
      <w:r w:rsidR="00985BB7" w:rsidRPr="00DB3832">
        <w:rPr>
          <w:rFonts w:ascii="Times New Roman" w:hAnsi="Times New Roman" w:cs="Times New Roman"/>
          <w:w w:val="95"/>
          <w:sz w:val="26"/>
          <w:szCs w:val="26"/>
        </w:rPr>
        <w:t>t</w:t>
      </w:r>
      <w:r w:rsidR="00985BB7" w:rsidRPr="00DB3832">
        <w:rPr>
          <w:rFonts w:ascii="Times New Roman" w:hAnsi="Times New Roman" w:cs="Times New Roman"/>
          <w:w w:val="95"/>
          <w:sz w:val="26"/>
          <w:szCs w:val="26"/>
          <w:lang w:val="ru-RU"/>
        </w:rPr>
        <w:t>-кабелем, я могу следующим обра­</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sz w:val="26"/>
          <w:szCs w:val="26"/>
          <w:lang w:val="ru-RU"/>
        </w:rPr>
        <w:t>зом</w:t>
      </w:r>
      <w:r w:rsidR="00985BB7" w:rsidRPr="00DB3832">
        <w:rPr>
          <w:rFonts w:ascii="Times New Roman" w:hAnsi="Times New Roman" w:cs="Times New Roman"/>
          <w:spacing w:val="-5"/>
          <w:sz w:val="26"/>
          <w:szCs w:val="26"/>
          <w:lang w:val="ru-RU"/>
        </w:rPr>
        <w:t xml:space="preserve"> </w:t>
      </w:r>
      <w:r w:rsidR="00985BB7" w:rsidRPr="00DB3832">
        <w:rPr>
          <w:rFonts w:ascii="Times New Roman" w:hAnsi="Times New Roman" w:cs="Times New Roman"/>
          <w:sz w:val="26"/>
          <w:szCs w:val="26"/>
          <w:lang w:val="ru-RU"/>
        </w:rPr>
        <w:t>записать</w:t>
      </w:r>
      <w:r w:rsidR="00985BB7" w:rsidRPr="00DB3832">
        <w:rPr>
          <w:rFonts w:ascii="Times New Roman" w:hAnsi="Times New Roman" w:cs="Times New Roman"/>
          <w:spacing w:val="2"/>
          <w:sz w:val="26"/>
          <w:szCs w:val="26"/>
          <w:lang w:val="ru-RU"/>
        </w:rPr>
        <w:t xml:space="preserve"> </w:t>
      </w:r>
      <w:r w:rsidR="00985BB7" w:rsidRPr="00DB3832">
        <w:rPr>
          <w:rFonts w:ascii="Times New Roman" w:hAnsi="Times New Roman" w:cs="Times New Roman"/>
          <w:sz w:val="26"/>
          <w:szCs w:val="26"/>
          <w:lang w:val="ru-RU"/>
        </w:rPr>
        <w:t>в</w:t>
      </w:r>
      <w:r w:rsidR="00985BB7" w:rsidRPr="00DB3832">
        <w:rPr>
          <w:rFonts w:ascii="Times New Roman" w:hAnsi="Times New Roman" w:cs="Times New Roman"/>
          <w:spacing w:val="-5"/>
          <w:sz w:val="26"/>
          <w:szCs w:val="26"/>
          <w:lang w:val="ru-RU"/>
        </w:rPr>
        <w:t xml:space="preserve"> </w:t>
      </w:r>
      <w:r w:rsidR="00985BB7" w:rsidRPr="00DB3832">
        <w:rPr>
          <w:rFonts w:ascii="Times New Roman" w:hAnsi="Times New Roman" w:cs="Times New Roman"/>
          <w:sz w:val="26"/>
          <w:szCs w:val="26"/>
          <w:lang w:val="ru-RU"/>
        </w:rPr>
        <w:t>переменную</w:t>
      </w:r>
      <w:r w:rsidR="00985BB7" w:rsidRPr="00DB3832">
        <w:rPr>
          <w:rFonts w:ascii="Times New Roman" w:hAnsi="Times New Roman" w:cs="Times New Roman"/>
          <w:spacing w:val="-2"/>
          <w:sz w:val="26"/>
          <w:szCs w:val="26"/>
          <w:lang w:val="ru-RU"/>
        </w:rPr>
        <w:t xml:space="preserve"> </w:t>
      </w:r>
      <w:r w:rsidR="00985BB7" w:rsidRPr="00DB3832">
        <w:rPr>
          <w:rFonts w:ascii="Times New Roman" w:hAnsi="Times New Roman" w:cs="Times New Roman"/>
          <w:sz w:val="26"/>
          <w:szCs w:val="26"/>
        </w:rPr>
        <w:t>Python</w:t>
      </w:r>
      <w:r w:rsidR="00985BB7" w:rsidRPr="00DB3832">
        <w:rPr>
          <w:rFonts w:ascii="Times New Roman" w:hAnsi="Times New Roman" w:cs="Times New Roman"/>
          <w:spacing w:val="4"/>
          <w:sz w:val="26"/>
          <w:szCs w:val="26"/>
        </w:rPr>
        <w:t xml:space="preserve"> </w:t>
      </w:r>
      <w:r w:rsidR="00985BB7" w:rsidRPr="00DB3832">
        <w:rPr>
          <w:rFonts w:ascii="Times New Roman" w:hAnsi="Times New Roman" w:cs="Times New Roman"/>
          <w:sz w:val="26"/>
          <w:szCs w:val="26"/>
        </w:rPr>
        <w:t>свой</w:t>
      </w:r>
      <w:r w:rsidR="00985BB7" w:rsidRPr="00DB3832">
        <w:rPr>
          <w:rFonts w:ascii="Times New Roman" w:hAnsi="Times New Roman" w:cs="Times New Roman"/>
          <w:spacing w:val="17"/>
          <w:sz w:val="26"/>
          <w:szCs w:val="26"/>
        </w:rPr>
        <w:t xml:space="preserve"> </w:t>
      </w:r>
      <w:r w:rsidR="00985BB7" w:rsidRPr="00DB3832">
        <w:rPr>
          <w:rFonts w:ascii="Times New Roman" w:hAnsi="Times New Roman" w:cs="Times New Roman"/>
          <w:sz w:val="26"/>
          <w:szCs w:val="26"/>
        </w:rPr>
        <w:t>IР-адрес:</w:t>
      </w:r>
    </w:p>
    <w:p w14:paraId="423292F1" w14:textId="4BF97F4C" w:rsidR="00897117" w:rsidRDefault="00897117" w:rsidP="00DB3832">
      <w:pPr>
        <w:pStyle w:val="BodyText"/>
        <w:spacing w:before="213" w:line="235" w:lineRule="auto"/>
        <w:ind w:left="125" w:right="185" w:firstLine="273"/>
        <w:jc w:val="both"/>
        <w:rPr>
          <w:rFonts w:ascii="Times New Roman" w:hAnsi="Times New Roman" w:cs="Times New Roman"/>
          <w:sz w:val="26"/>
          <w:szCs w:val="26"/>
          <w:lang w:val="ru-RU"/>
        </w:rPr>
      </w:pPr>
      <w:r>
        <w:rPr>
          <w:noProof/>
        </w:rPr>
        <w:drawing>
          <wp:inline distT="0" distB="0" distL="0" distR="0" wp14:anchorId="3D957594" wp14:editId="5E238FA4">
            <wp:extent cx="5861050" cy="664210"/>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1050" cy="664210"/>
                    </a:xfrm>
                    <a:prstGeom prst="rect">
                      <a:avLst/>
                    </a:prstGeom>
                  </pic:spPr>
                </pic:pic>
              </a:graphicData>
            </a:graphic>
          </wp:inline>
        </w:drawing>
      </w:r>
    </w:p>
    <w:p w14:paraId="44C062FE" w14:textId="43662F54" w:rsidR="00985BB7" w:rsidRPr="00DB3832" w:rsidRDefault="00985BB7" w:rsidP="00DB3832">
      <w:pPr>
        <w:pStyle w:val="BodyText"/>
        <w:spacing w:before="213" w:line="235" w:lineRule="auto"/>
        <w:ind w:left="125" w:right="185" w:firstLine="273"/>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 xml:space="preserve">Возвращенный объект </w:t>
      </w:r>
      <w:r w:rsidRPr="00DB3832">
        <w:rPr>
          <w:rFonts w:ascii="Times New Roman" w:hAnsi="Times New Roman" w:cs="Times New Roman"/>
          <w:sz w:val="26"/>
          <w:szCs w:val="26"/>
        </w:rPr>
        <w:t>Python</w:t>
      </w:r>
      <w:r w:rsidRPr="00DB3832">
        <w:rPr>
          <w:rFonts w:ascii="Times New Roman" w:hAnsi="Times New Roman" w:cs="Times New Roman"/>
          <w:sz w:val="26"/>
          <w:szCs w:val="26"/>
          <w:lang w:val="ru-RU"/>
        </w:rPr>
        <w:t xml:space="preserve"> </w:t>
      </w:r>
      <w:r w:rsidRPr="00DB3832">
        <w:rPr>
          <w:rFonts w:ascii="Times New Roman" w:hAnsi="Times New Roman" w:cs="Times New Roman"/>
          <w:sz w:val="26"/>
          <w:szCs w:val="26"/>
        </w:rPr>
        <w:t>ip</w:t>
      </w:r>
      <w:r w:rsidRPr="00DB3832">
        <w:rPr>
          <w:rFonts w:ascii="Times New Roman" w:hAnsi="Times New Roman" w:cs="Times New Roman"/>
          <w:sz w:val="26"/>
          <w:szCs w:val="26"/>
          <w:lang w:val="ru-RU"/>
        </w:rPr>
        <w:t>_</w:t>
      </w:r>
      <w:r w:rsidRPr="00DB3832">
        <w:rPr>
          <w:rFonts w:ascii="Times New Roman" w:hAnsi="Times New Roman" w:cs="Times New Roman"/>
          <w:sz w:val="26"/>
          <w:szCs w:val="26"/>
        </w:rPr>
        <w:t>info</w:t>
      </w:r>
      <w:r w:rsidRPr="00DB3832">
        <w:rPr>
          <w:rFonts w:ascii="Times New Roman" w:hAnsi="Times New Roman" w:cs="Times New Roman"/>
          <w:sz w:val="26"/>
          <w:szCs w:val="26"/>
          <w:lang w:val="ru-RU"/>
        </w:rPr>
        <w:t xml:space="preserve"> - это специализированный список, со­</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держащий</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различные</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варианты</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вывода</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на</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консоль.</w:t>
      </w:r>
    </w:p>
    <w:p w14:paraId="23A29174" w14:textId="77777777" w:rsidR="00985BB7" w:rsidRPr="00DB3832" w:rsidRDefault="00985BB7" w:rsidP="00DB3832">
      <w:pPr>
        <w:pStyle w:val="BodyText"/>
        <w:spacing w:line="237" w:lineRule="auto"/>
        <w:ind w:left="114" w:right="176" w:firstLine="291"/>
        <w:jc w:val="both"/>
        <w:rPr>
          <w:rFonts w:ascii="Times New Roman" w:hAnsi="Times New Roman" w:cs="Times New Roman"/>
          <w:sz w:val="26"/>
          <w:szCs w:val="26"/>
          <w:lang w:val="ru-RU"/>
        </w:rPr>
      </w:pPr>
      <w:r w:rsidRPr="00DB3832">
        <w:rPr>
          <w:rFonts w:ascii="Times New Roman" w:hAnsi="Times New Roman" w:cs="Times New Roman"/>
          <w:w w:val="90"/>
          <w:sz w:val="26"/>
          <w:szCs w:val="26"/>
        </w:rPr>
        <w:t>IPython</w:t>
      </w:r>
      <w:r w:rsidRPr="00DB3832">
        <w:rPr>
          <w:rFonts w:ascii="Times New Roman" w:hAnsi="Times New Roman" w:cs="Times New Roman"/>
          <w:w w:val="90"/>
          <w:sz w:val="26"/>
          <w:szCs w:val="26"/>
          <w:lang w:val="ru-RU"/>
        </w:rPr>
        <w:t xml:space="preserve"> умеет также подставлять в команды, начинающиеся знаком</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 , значения</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 xml:space="preserve">переменных </w:t>
      </w:r>
      <w:r w:rsidRPr="00DB3832">
        <w:rPr>
          <w:rFonts w:ascii="Times New Roman" w:hAnsi="Times New Roman" w:cs="Times New Roman"/>
          <w:w w:val="95"/>
          <w:sz w:val="26"/>
          <w:szCs w:val="26"/>
        </w:rPr>
        <w:t>Python</w:t>
      </w:r>
      <w:r w:rsidRPr="00DB3832">
        <w:rPr>
          <w:rFonts w:ascii="Times New Roman" w:hAnsi="Times New Roman" w:cs="Times New Roman"/>
          <w:w w:val="95"/>
          <w:sz w:val="26"/>
          <w:szCs w:val="26"/>
          <w:lang w:val="ru-RU"/>
        </w:rPr>
        <w:t>, определенных в текущем окружении. Для этого имени пере­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менной</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нужно</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предпослать</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знак</w:t>
      </w:r>
      <w:r w:rsidRPr="00DB3832">
        <w:rPr>
          <w:rFonts w:ascii="Times New Roman" w:hAnsi="Times New Roman" w:cs="Times New Roman"/>
          <w:spacing w:val="15"/>
          <w:sz w:val="26"/>
          <w:szCs w:val="26"/>
          <w:lang w:val="ru-RU"/>
        </w:rPr>
        <w:t xml:space="preserve"> </w:t>
      </w:r>
      <w:r w:rsidRPr="00DB3832">
        <w:rPr>
          <w:rFonts w:ascii="Times New Roman" w:hAnsi="Times New Roman" w:cs="Times New Roman"/>
          <w:sz w:val="26"/>
          <w:szCs w:val="26"/>
          <w:lang w:val="ru-RU"/>
        </w:rPr>
        <w:t>$:</w:t>
      </w:r>
    </w:p>
    <w:p w14:paraId="543B3071" w14:textId="1D0FE20E" w:rsidR="00AC07A2" w:rsidRDefault="00AC07A2" w:rsidP="00DB3832">
      <w:pPr>
        <w:pStyle w:val="BodyText"/>
        <w:spacing w:before="214" w:line="237" w:lineRule="auto"/>
        <w:ind w:left="125" w:right="174" w:firstLine="279"/>
        <w:jc w:val="both"/>
        <w:rPr>
          <w:rFonts w:ascii="Times New Roman" w:hAnsi="Times New Roman" w:cs="Times New Roman"/>
          <w:w w:val="95"/>
          <w:sz w:val="26"/>
          <w:szCs w:val="26"/>
          <w:lang w:val="ru-RU"/>
        </w:rPr>
      </w:pPr>
      <w:r>
        <w:rPr>
          <w:noProof/>
        </w:rPr>
        <w:drawing>
          <wp:inline distT="0" distB="0" distL="0" distR="0" wp14:anchorId="055FFD58" wp14:editId="4E86CCAB">
            <wp:extent cx="2390775" cy="638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775" cy="638175"/>
                    </a:xfrm>
                    <a:prstGeom prst="rect">
                      <a:avLst/>
                    </a:prstGeom>
                  </pic:spPr>
                </pic:pic>
              </a:graphicData>
            </a:graphic>
          </wp:inline>
        </w:drawing>
      </w:r>
    </w:p>
    <w:p w14:paraId="75A3C34D" w14:textId="114D0EBD" w:rsidR="00985BB7" w:rsidRPr="00DB3832" w:rsidRDefault="00985BB7" w:rsidP="00DB3832">
      <w:pPr>
        <w:pStyle w:val="BodyText"/>
        <w:spacing w:before="214" w:line="237" w:lineRule="auto"/>
        <w:ind w:left="125" w:right="174" w:firstLine="279"/>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Магическая функция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alias</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позволяет определять собственные сокращения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для</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команд</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оболочки,</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например:</w:t>
      </w:r>
    </w:p>
    <w:p w14:paraId="014D2812" w14:textId="5349BE7B" w:rsidR="00985BB7" w:rsidRPr="00DB3832" w:rsidRDefault="00C54EF9" w:rsidP="00DB3832">
      <w:pPr>
        <w:pStyle w:val="BodyText"/>
        <w:spacing w:before="208"/>
        <w:ind w:left="433"/>
        <w:jc w:val="both"/>
        <w:rPr>
          <w:rFonts w:ascii="Times New Roman" w:hAnsi="Times New Roman" w:cs="Times New Roman"/>
          <w:sz w:val="26"/>
          <w:szCs w:val="26"/>
          <w:lang w:val="ru-RU"/>
        </w:rPr>
      </w:pPr>
      <w:r>
        <w:rPr>
          <w:noProof/>
        </w:rPr>
        <w:lastRenderedPageBreak/>
        <w:drawing>
          <wp:inline distT="0" distB="0" distL="0" distR="0" wp14:anchorId="096ADA30" wp14:editId="6341182F">
            <wp:extent cx="5200650" cy="2667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0650" cy="2667000"/>
                    </a:xfrm>
                    <a:prstGeom prst="rect">
                      <a:avLst/>
                    </a:prstGeom>
                  </pic:spPr>
                </pic:pic>
              </a:graphicData>
            </a:graphic>
          </wp:inline>
        </w:drawing>
      </w:r>
      <w:r w:rsidRPr="00DB3832">
        <w:rPr>
          <w:rFonts w:ascii="Times New Roman" w:hAnsi="Times New Roman" w:cs="Times New Roman"/>
          <w:w w:val="95"/>
          <w:sz w:val="26"/>
          <w:szCs w:val="26"/>
          <w:lang w:val="ru-RU"/>
        </w:rPr>
        <w:t xml:space="preserve"> </w:t>
      </w:r>
      <w:r w:rsidR="00985BB7" w:rsidRPr="00DB3832">
        <w:rPr>
          <w:rFonts w:ascii="Times New Roman" w:hAnsi="Times New Roman" w:cs="Times New Roman"/>
          <w:w w:val="95"/>
          <w:sz w:val="26"/>
          <w:szCs w:val="26"/>
          <w:lang w:val="ru-RU"/>
        </w:rPr>
        <w:t>Несколько</w:t>
      </w:r>
      <w:r w:rsidR="00985BB7" w:rsidRPr="00DB3832">
        <w:rPr>
          <w:rFonts w:ascii="Times New Roman" w:hAnsi="Times New Roman" w:cs="Times New Roman"/>
          <w:spacing w:val="-5"/>
          <w:w w:val="95"/>
          <w:sz w:val="26"/>
          <w:szCs w:val="26"/>
          <w:lang w:val="ru-RU"/>
        </w:rPr>
        <w:t xml:space="preserve"> </w:t>
      </w:r>
      <w:r w:rsidR="00985BB7" w:rsidRPr="00DB3832">
        <w:rPr>
          <w:rFonts w:ascii="Times New Roman" w:hAnsi="Times New Roman" w:cs="Times New Roman"/>
          <w:w w:val="95"/>
          <w:sz w:val="26"/>
          <w:szCs w:val="26"/>
          <w:lang w:val="ru-RU"/>
        </w:rPr>
        <w:t>команд</w:t>
      </w:r>
      <w:r w:rsidR="00985BB7" w:rsidRPr="00DB3832">
        <w:rPr>
          <w:rFonts w:ascii="Times New Roman" w:hAnsi="Times New Roman" w:cs="Times New Roman"/>
          <w:spacing w:val="-4"/>
          <w:w w:val="95"/>
          <w:sz w:val="26"/>
          <w:szCs w:val="26"/>
          <w:lang w:val="ru-RU"/>
        </w:rPr>
        <w:t xml:space="preserve"> </w:t>
      </w:r>
      <w:r w:rsidR="00985BB7" w:rsidRPr="00DB3832">
        <w:rPr>
          <w:rFonts w:ascii="Times New Roman" w:hAnsi="Times New Roman" w:cs="Times New Roman"/>
          <w:w w:val="95"/>
          <w:sz w:val="26"/>
          <w:szCs w:val="26"/>
          <w:lang w:val="ru-RU"/>
        </w:rPr>
        <w:t>можно</w:t>
      </w:r>
      <w:r w:rsidR="00985BB7" w:rsidRPr="00DB3832">
        <w:rPr>
          <w:rFonts w:ascii="Times New Roman" w:hAnsi="Times New Roman" w:cs="Times New Roman"/>
          <w:spacing w:val="-10"/>
          <w:w w:val="95"/>
          <w:sz w:val="26"/>
          <w:szCs w:val="26"/>
          <w:lang w:val="ru-RU"/>
        </w:rPr>
        <w:t xml:space="preserve"> </w:t>
      </w:r>
      <w:r w:rsidR="00985BB7" w:rsidRPr="00DB3832">
        <w:rPr>
          <w:rFonts w:ascii="Times New Roman" w:hAnsi="Times New Roman" w:cs="Times New Roman"/>
          <w:w w:val="95"/>
          <w:sz w:val="26"/>
          <w:szCs w:val="26"/>
          <w:lang w:val="ru-RU"/>
        </w:rPr>
        <w:t>выполнить,</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как</w:t>
      </w:r>
      <w:r w:rsidR="00985BB7" w:rsidRPr="00DB3832">
        <w:rPr>
          <w:rFonts w:ascii="Times New Roman" w:hAnsi="Times New Roman" w:cs="Times New Roman"/>
          <w:spacing w:val="-3"/>
          <w:w w:val="95"/>
          <w:sz w:val="26"/>
          <w:szCs w:val="26"/>
          <w:lang w:val="ru-RU"/>
        </w:rPr>
        <w:t xml:space="preserve"> </w:t>
      </w:r>
      <w:r w:rsidR="00985BB7" w:rsidRPr="00DB3832">
        <w:rPr>
          <w:rFonts w:ascii="Times New Roman" w:hAnsi="Times New Roman" w:cs="Times New Roman"/>
          <w:w w:val="95"/>
          <w:sz w:val="26"/>
          <w:szCs w:val="26"/>
          <w:lang w:val="ru-RU"/>
        </w:rPr>
        <w:t>одну,</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разделив</w:t>
      </w:r>
      <w:r w:rsidR="00985BB7" w:rsidRPr="00DB3832">
        <w:rPr>
          <w:rFonts w:ascii="Times New Roman" w:hAnsi="Times New Roman" w:cs="Times New Roman"/>
          <w:spacing w:val="5"/>
          <w:w w:val="95"/>
          <w:sz w:val="26"/>
          <w:szCs w:val="26"/>
          <w:lang w:val="ru-RU"/>
        </w:rPr>
        <w:t xml:space="preserve"> </w:t>
      </w:r>
      <w:r w:rsidR="00985BB7" w:rsidRPr="00DB3832">
        <w:rPr>
          <w:rFonts w:ascii="Times New Roman" w:hAnsi="Times New Roman" w:cs="Times New Roman"/>
          <w:w w:val="95"/>
          <w:sz w:val="26"/>
          <w:szCs w:val="26"/>
          <w:lang w:val="ru-RU"/>
        </w:rPr>
        <w:t>их</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точками</w:t>
      </w:r>
      <w:r w:rsidR="00985BB7" w:rsidRPr="00DB3832">
        <w:rPr>
          <w:rFonts w:ascii="Times New Roman" w:hAnsi="Times New Roman" w:cs="Times New Roman"/>
          <w:spacing w:val="-5"/>
          <w:w w:val="95"/>
          <w:sz w:val="26"/>
          <w:szCs w:val="26"/>
          <w:lang w:val="ru-RU"/>
        </w:rPr>
        <w:t xml:space="preserve"> </w:t>
      </w:r>
      <w:r w:rsidR="00985BB7" w:rsidRPr="00DB3832">
        <w:rPr>
          <w:rFonts w:ascii="Times New Roman" w:hAnsi="Times New Roman" w:cs="Times New Roman"/>
          <w:w w:val="95"/>
          <w:sz w:val="26"/>
          <w:szCs w:val="26"/>
          <w:lang w:val="ru-RU"/>
        </w:rPr>
        <w:t>с</w:t>
      </w:r>
      <w:r w:rsidR="00985BB7" w:rsidRPr="00DB3832">
        <w:rPr>
          <w:rFonts w:ascii="Times New Roman" w:hAnsi="Times New Roman" w:cs="Times New Roman"/>
          <w:spacing w:val="5"/>
          <w:w w:val="95"/>
          <w:sz w:val="26"/>
          <w:szCs w:val="26"/>
          <w:lang w:val="ru-RU"/>
        </w:rPr>
        <w:t xml:space="preserve"> </w:t>
      </w:r>
      <w:r w:rsidR="00985BB7" w:rsidRPr="00DB3832">
        <w:rPr>
          <w:rFonts w:ascii="Times New Roman" w:hAnsi="Times New Roman" w:cs="Times New Roman"/>
          <w:w w:val="95"/>
          <w:sz w:val="26"/>
          <w:szCs w:val="26"/>
          <w:lang w:val="ru-RU"/>
        </w:rPr>
        <w:t>запятой:</w:t>
      </w:r>
    </w:p>
    <w:p w14:paraId="59391C3B" w14:textId="77777777" w:rsidR="00C54EF9" w:rsidRDefault="00C54EF9" w:rsidP="00DB3832">
      <w:pPr>
        <w:pStyle w:val="BodyText"/>
        <w:spacing w:before="214" w:line="237" w:lineRule="auto"/>
        <w:ind w:left="154" w:right="154" w:firstLine="279"/>
        <w:jc w:val="both"/>
        <w:rPr>
          <w:rFonts w:ascii="Times New Roman" w:hAnsi="Times New Roman" w:cs="Times New Roman"/>
          <w:w w:val="95"/>
          <w:sz w:val="26"/>
          <w:szCs w:val="26"/>
          <w:lang w:val="ru-RU"/>
        </w:rPr>
      </w:pPr>
      <w:r>
        <w:rPr>
          <w:noProof/>
        </w:rPr>
        <w:drawing>
          <wp:inline distT="0" distB="0" distL="0" distR="0" wp14:anchorId="566EB7EB" wp14:editId="709287B6">
            <wp:extent cx="4457700" cy="809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7700" cy="809625"/>
                    </a:xfrm>
                    <a:prstGeom prst="rect">
                      <a:avLst/>
                    </a:prstGeom>
                  </pic:spPr>
                </pic:pic>
              </a:graphicData>
            </a:graphic>
          </wp:inline>
        </w:drawing>
      </w:r>
      <w:r w:rsidRPr="00DB3832">
        <w:rPr>
          <w:rFonts w:ascii="Times New Roman" w:hAnsi="Times New Roman" w:cs="Times New Roman"/>
          <w:w w:val="95"/>
          <w:sz w:val="26"/>
          <w:szCs w:val="26"/>
          <w:lang w:val="ru-RU"/>
        </w:rPr>
        <w:t xml:space="preserve"> </w:t>
      </w:r>
    </w:p>
    <w:p w14:paraId="4DE0DE3B" w14:textId="6E9CCA4D" w:rsidR="00985BB7" w:rsidRPr="00636C08" w:rsidRDefault="00985BB7" w:rsidP="005A69AB">
      <w:pPr>
        <w:pStyle w:val="BodyText"/>
        <w:spacing w:before="214" w:line="237" w:lineRule="auto"/>
        <w:ind w:left="154" w:right="154" w:firstLine="279"/>
        <w:jc w:val="both"/>
        <w:rPr>
          <w:rFonts w:ascii="Times New Roman" w:hAnsi="Times New Roman" w:cs="Times New Roman"/>
          <w:sz w:val="26"/>
          <w:szCs w:val="26"/>
          <w:lang w:val="ru-RU"/>
        </w:rPr>
        <w:sectPr w:rsidR="00985BB7" w:rsidRPr="00636C08">
          <w:pgSz w:w="10350" w:h="14790"/>
          <w:pgMar w:top="1240" w:right="560" w:bottom="280" w:left="560" w:header="720" w:footer="720" w:gutter="0"/>
          <w:cols w:space="720"/>
        </w:sectPr>
      </w:pPr>
      <w:r w:rsidRPr="00DB3832">
        <w:rPr>
          <w:rFonts w:ascii="Times New Roman" w:hAnsi="Times New Roman" w:cs="Times New Roman"/>
          <w:w w:val="95"/>
          <w:sz w:val="26"/>
          <w:szCs w:val="26"/>
          <w:lang w:val="ru-RU"/>
        </w:rPr>
        <w:t xml:space="preserve">Обратите внимание, что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w:t>
      </w:r>
      <w:r w:rsidR="00E852A1"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забывает</w:t>
      </w:r>
      <w:r w:rsidR="00E852A1"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 xml:space="preserve"> все определенные интерактивно псевдонимы после закрытия сеанса. Чтобы создать постоянные псевдонимы,</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нужно прибегнуть к системе конфигурирования.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Она описывается ниже в этой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глав</w:t>
      </w:r>
      <w:r w:rsidR="00636C08">
        <w:rPr>
          <w:rFonts w:ascii="Times New Roman" w:hAnsi="Times New Roman" w:cs="Times New Roman"/>
          <w:sz w:val="26"/>
          <w:szCs w:val="26"/>
          <w:lang w:val="ru-RU"/>
        </w:rPr>
        <w:t>е</w:t>
      </w:r>
    </w:p>
    <w:p w14:paraId="6EE127A2" w14:textId="77777777" w:rsidR="005A69AB" w:rsidRDefault="005A69AB" w:rsidP="00DB3832">
      <w:pPr>
        <w:spacing w:line="372" w:lineRule="exact"/>
        <w:ind w:left="455"/>
        <w:jc w:val="both"/>
        <w:rPr>
          <w:rFonts w:ascii="Times New Roman" w:hAnsi="Times New Roman" w:cs="Times New Roman"/>
          <w:b/>
          <w:w w:val="110"/>
          <w:position w:val="1"/>
          <w:sz w:val="26"/>
          <w:szCs w:val="26"/>
          <w:lang w:val="ru-RU"/>
        </w:rPr>
      </w:pPr>
      <w:bookmarkStart w:id="21" w:name="_TOC_250150"/>
    </w:p>
    <w:p w14:paraId="78566BB5" w14:textId="0CDF5589" w:rsidR="00985BB7" w:rsidRPr="00DB3832" w:rsidRDefault="00985BB7" w:rsidP="00DB3832">
      <w:pPr>
        <w:spacing w:line="372" w:lineRule="exact"/>
        <w:ind w:left="455"/>
        <w:jc w:val="both"/>
        <w:rPr>
          <w:rFonts w:ascii="Times New Roman" w:hAnsi="Times New Roman" w:cs="Times New Roman"/>
          <w:b/>
          <w:i/>
          <w:sz w:val="26"/>
          <w:szCs w:val="26"/>
          <w:lang w:val="ru-RU"/>
        </w:rPr>
      </w:pPr>
      <w:r w:rsidRPr="00DB3832">
        <w:rPr>
          <w:rFonts w:ascii="Times New Roman" w:hAnsi="Times New Roman" w:cs="Times New Roman"/>
          <w:b/>
          <w:i/>
          <w:w w:val="95"/>
          <w:sz w:val="26"/>
          <w:szCs w:val="26"/>
          <w:lang w:val="ru-RU"/>
        </w:rPr>
        <w:t>Система</w:t>
      </w:r>
      <w:r w:rsidRPr="00DB3832">
        <w:rPr>
          <w:rFonts w:ascii="Times New Roman" w:hAnsi="Times New Roman" w:cs="Times New Roman"/>
          <w:b/>
          <w:i/>
          <w:spacing w:val="-6"/>
          <w:w w:val="95"/>
          <w:sz w:val="26"/>
          <w:szCs w:val="26"/>
          <w:lang w:val="ru-RU"/>
        </w:rPr>
        <w:t xml:space="preserve"> </w:t>
      </w:r>
      <w:r w:rsidRPr="00DB3832">
        <w:rPr>
          <w:rFonts w:ascii="Times New Roman" w:hAnsi="Times New Roman" w:cs="Times New Roman"/>
          <w:b/>
          <w:i/>
          <w:w w:val="95"/>
          <w:sz w:val="26"/>
          <w:szCs w:val="26"/>
          <w:lang w:val="ru-RU"/>
        </w:rPr>
        <w:t>закладок</w:t>
      </w:r>
      <w:r w:rsidRPr="00DB3832">
        <w:rPr>
          <w:rFonts w:ascii="Times New Roman" w:hAnsi="Times New Roman" w:cs="Times New Roman"/>
          <w:b/>
          <w:i/>
          <w:spacing w:val="-23"/>
          <w:w w:val="95"/>
          <w:sz w:val="26"/>
          <w:szCs w:val="26"/>
          <w:lang w:val="ru-RU"/>
        </w:rPr>
        <w:t xml:space="preserve"> </w:t>
      </w:r>
      <w:r w:rsidRPr="00DB3832">
        <w:rPr>
          <w:rFonts w:ascii="Times New Roman" w:hAnsi="Times New Roman" w:cs="Times New Roman"/>
          <w:b/>
          <w:i/>
          <w:w w:val="95"/>
          <w:sz w:val="26"/>
          <w:szCs w:val="26"/>
          <w:lang w:val="ru-RU"/>
        </w:rPr>
        <w:t>на</w:t>
      </w:r>
      <w:r w:rsidRPr="00DB3832">
        <w:rPr>
          <w:rFonts w:ascii="Times New Roman" w:hAnsi="Times New Roman" w:cs="Times New Roman"/>
          <w:b/>
          <w:i/>
          <w:spacing w:val="-8"/>
          <w:w w:val="95"/>
          <w:sz w:val="26"/>
          <w:szCs w:val="26"/>
          <w:lang w:val="ru-RU"/>
        </w:rPr>
        <w:t xml:space="preserve"> </w:t>
      </w:r>
      <w:bookmarkEnd w:id="21"/>
      <w:r w:rsidRPr="00DB3832">
        <w:rPr>
          <w:rFonts w:ascii="Times New Roman" w:hAnsi="Times New Roman" w:cs="Times New Roman"/>
          <w:b/>
          <w:i/>
          <w:w w:val="95"/>
          <w:sz w:val="26"/>
          <w:szCs w:val="26"/>
          <w:lang w:val="ru-RU"/>
        </w:rPr>
        <w:t>каталоги</w:t>
      </w:r>
    </w:p>
    <w:p w14:paraId="266EF524" w14:textId="77777777" w:rsidR="00985BB7" w:rsidRPr="00DB3832" w:rsidRDefault="00985BB7" w:rsidP="00DB3832">
      <w:pPr>
        <w:pStyle w:val="BodyText"/>
        <w:spacing w:before="27" w:line="237" w:lineRule="auto"/>
        <w:ind w:left="166" w:right="144" w:firstLine="288"/>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В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имеется простая система закладок, позволяющая создавать псевдо­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0"/>
          <w:sz w:val="26"/>
          <w:szCs w:val="26"/>
          <w:lang w:val="ru-RU"/>
        </w:rPr>
        <w:t>нимы часто используемых каталогов,</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чтобы упростить переход в них.</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Например, я</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 xml:space="preserve">регулярно захожу в каталог </w:t>
      </w:r>
      <w:r w:rsidRPr="00DB3832">
        <w:rPr>
          <w:rFonts w:ascii="Times New Roman" w:hAnsi="Times New Roman" w:cs="Times New Roman"/>
          <w:w w:val="95"/>
          <w:sz w:val="26"/>
          <w:szCs w:val="26"/>
        </w:rPr>
        <w:t>D</w:t>
      </w:r>
      <w:r w:rsidRPr="00DB3832">
        <w:rPr>
          <w:rFonts w:ascii="Times New Roman" w:hAnsi="Times New Roman" w:cs="Times New Roman"/>
          <w:w w:val="95"/>
          <w:sz w:val="26"/>
          <w:szCs w:val="26"/>
          <w:lang w:val="ru-RU"/>
        </w:rPr>
        <w:t>горЬох, поэтому могу определить закладку, которая</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sz w:val="26"/>
          <w:szCs w:val="26"/>
          <w:lang w:val="ru-RU"/>
        </w:rPr>
        <w:t>даст</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возможность</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быстро</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перейти</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него:</w:t>
      </w:r>
    </w:p>
    <w:p w14:paraId="7F33058B" w14:textId="77777777" w:rsidR="00106BB5" w:rsidRDefault="00106BB5" w:rsidP="00DB3832">
      <w:pPr>
        <w:pStyle w:val="BodyText"/>
        <w:spacing w:before="214" w:line="237" w:lineRule="auto"/>
        <w:ind w:left="186" w:right="140" w:firstLine="278"/>
        <w:jc w:val="both"/>
        <w:rPr>
          <w:rFonts w:ascii="Times New Roman" w:hAnsi="Times New Roman" w:cs="Times New Roman"/>
          <w:w w:val="90"/>
          <w:sz w:val="26"/>
          <w:szCs w:val="26"/>
          <w:lang w:val="ru-RU"/>
        </w:rPr>
      </w:pPr>
      <w:r>
        <w:rPr>
          <w:noProof/>
        </w:rPr>
        <w:drawing>
          <wp:inline distT="0" distB="0" distL="0" distR="0" wp14:anchorId="6CD026DD" wp14:editId="086FD4BD">
            <wp:extent cx="3771900" cy="219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1900" cy="219075"/>
                    </a:xfrm>
                    <a:prstGeom prst="rect">
                      <a:avLst/>
                    </a:prstGeom>
                  </pic:spPr>
                </pic:pic>
              </a:graphicData>
            </a:graphic>
          </wp:inline>
        </w:drawing>
      </w:r>
      <w:r w:rsidRPr="00DB3832">
        <w:rPr>
          <w:rFonts w:ascii="Times New Roman" w:hAnsi="Times New Roman" w:cs="Times New Roman"/>
          <w:w w:val="90"/>
          <w:sz w:val="26"/>
          <w:szCs w:val="26"/>
          <w:lang w:val="ru-RU"/>
        </w:rPr>
        <w:t xml:space="preserve"> </w:t>
      </w:r>
    </w:p>
    <w:p w14:paraId="08F86C90" w14:textId="6C65246B" w:rsidR="00985BB7" w:rsidRPr="00DB3832" w:rsidRDefault="00985BB7" w:rsidP="00DB3832">
      <w:pPr>
        <w:pStyle w:val="BodyText"/>
        <w:spacing w:before="214" w:line="237" w:lineRule="auto"/>
        <w:ind w:left="186" w:right="140" w:firstLine="278"/>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После этого с помощью магической команды</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w:t>
      </w:r>
      <w:r w:rsidRPr="00DB3832">
        <w:rPr>
          <w:rFonts w:ascii="Times New Roman" w:hAnsi="Times New Roman" w:cs="Times New Roman"/>
          <w:w w:val="90"/>
          <w:sz w:val="26"/>
          <w:szCs w:val="26"/>
        </w:rPr>
        <w:t>cd</w:t>
      </w:r>
      <w:r w:rsidRPr="00DB3832">
        <w:rPr>
          <w:rFonts w:ascii="Times New Roman" w:hAnsi="Times New Roman" w:cs="Times New Roman"/>
          <w:w w:val="90"/>
          <w:sz w:val="26"/>
          <w:szCs w:val="26"/>
          <w:lang w:val="ru-RU"/>
        </w:rPr>
        <w:t xml:space="preserve"> я смогу воспользоваться ранее</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sz w:val="26"/>
          <w:szCs w:val="26"/>
          <w:lang w:val="ru-RU"/>
        </w:rPr>
        <w:t>определенными</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закладками:</w:t>
      </w:r>
    </w:p>
    <w:p w14:paraId="267495CE" w14:textId="77777777" w:rsidR="00106BB5" w:rsidRDefault="00106BB5" w:rsidP="00DB3832">
      <w:pPr>
        <w:pStyle w:val="BodyText"/>
        <w:spacing w:before="216" w:line="232" w:lineRule="auto"/>
        <w:ind w:left="178" w:right="133" w:firstLine="291"/>
        <w:jc w:val="both"/>
        <w:rPr>
          <w:rFonts w:ascii="Times New Roman" w:hAnsi="Times New Roman" w:cs="Times New Roman"/>
          <w:w w:val="95"/>
          <w:sz w:val="26"/>
          <w:szCs w:val="26"/>
          <w:lang w:val="ru-RU"/>
        </w:rPr>
      </w:pPr>
      <w:r>
        <w:rPr>
          <w:noProof/>
        </w:rPr>
        <w:drawing>
          <wp:inline distT="0" distB="0" distL="0" distR="0" wp14:anchorId="37693F8C" wp14:editId="5BB7AA49">
            <wp:extent cx="3419475" cy="60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19475" cy="609600"/>
                    </a:xfrm>
                    <a:prstGeom prst="rect">
                      <a:avLst/>
                    </a:prstGeom>
                  </pic:spPr>
                </pic:pic>
              </a:graphicData>
            </a:graphic>
          </wp:inline>
        </w:drawing>
      </w:r>
      <w:r w:rsidRPr="00DB3832">
        <w:rPr>
          <w:rFonts w:ascii="Times New Roman" w:hAnsi="Times New Roman" w:cs="Times New Roman"/>
          <w:w w:val="95"/>
          <w:sz w:val="26"/>
          <w:szCs w:val="26"/>
          <w:lang w:val="ru-RU"/>
        </w:rPr>
        <w:t xml:space="preserve"> </w:t>
      </w:r>
    </w:p>
    <w:p w14:paraId="517BA9F0" w14:textId="6E03E4FC" w:rsidR="00985BB7" w:rsidRPr="00DB3832" w:rsidRDefault="00985BB7" w:rsidP="00DB3832">
      <w:pPr>
        <w:pStyle w:val="BodyText"/>
        <w:spacing w:before="216" w:line="232" w:lineRule="auto"/>
        <w:ind w:left="178" w:right="133" w:firstLine="291"/>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Если имя закладки конфликтует с именем подкаталога вашего текущего рабо­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0"/>
          <w:sz w:val="26"/>
          <w:szCs w:val="26"/>
          <w:lang w:val="ru-RU"/>
        </w:rPr>
        <w:t>чего</w:t>
      </w:r>
      <w:r w:rsidRPr="00DB3832">
        <w:rPr>
          <w:rFonts w:ascii="Times New Roman" w:hAnsi="Times New Roman" w:cs="Times New Roman"/>
          <w:spacing w:val="25"/>
          <w:w w:val="90"/>
          <w:sz w:val="26"/>
          <w:szCs w:val="26"/>
          <w:lang w:val="ru-RU"/>
        </w:rPr>
        <w:t xml:space="preserve"> </w:t>
      </w:r>
      <w:r w:rsidRPr="00DB3832">
        <w:rPr>
          <w:rFonts w:ascii="Times New Roman" w:hAnsi="Times New Roman" w:cs="Times New Roman"/>
          <w:w w:val="90"/>
          <w:sz w:val="26"/>
          <w:szCs w:val="26"/>
          <w:lang w:val="ru-RU"/>
        </w:rPr>
        <w:t>каталога,</w:t>
      </w:r>
      <w:r w:rsidRPr="00DB3832">
        <w:rPr>
          <w:rFonts w:ascii="Times New Roman" w:hAnsi="Times New Roman" w:cs="Times New Roman"/>
          <w:spacing w:val="44"/>
          <w:w w:val="90"/>
          <w:sz w:val="26"/>
          <w:szCs w:val="26"/>
          <w:lang w:val="ru-RU"/>
        </w:rPr>
        <w:t xml:space="preserve"> </w:t>
      </w:r>
      <w:r w:rsidRPr="00DB3832">
        <w:rPr>
          <w:rFonts w:ascii="Times New Roman" w:hAnsi="Times New Roman" w:cs="Times New Roman"/>
          <w:w w:val="90"/>
          <w:sz w:val="26"/>
          <w:szCs w:val="26"/>
          <w:lang w:val="ru-RU"/>
        </w:rPr>
        <w:t>то</w:t>
      </w:r>
      <w:r w:rsidRPr="00DB3832">
        <w:rPr>
          <w:rFonts w:ascii="Times New Roman" w:hAnsi="Times New Roman" w:cs="Times New Roman"/>
          <w:spacing w:val="28"/>
          <w:w w:val="90"/>
          <w:sz w:val="26"/>
          <w:szCs w:val="26"/>
          <w:lang w:val="ru-RU"/>
        </w:rPr>
        <w:t xml:space="preserve"> </w:t>
      </w:r>
      <w:r w:rsidRPr="00DB3832">
        <w:rPr>
          <w:rFonts w:ascii="Times New Roman" w:hAnsi="Times New Roman" w:cs="Times New Roman"/>
          <w:w w:val="90"/>
          <w:sz w:val="26"/>
          <w:szCs w:val="26"/>
          <w:lang w:val="ru-RU"/>
        </w:rPr>
        <w:t>с</w:t>
      </w:r>
      <w:r w:rsidRPr="00DB3832">
        <w:rPr>
          <w:rFonts w:ascii="Times New Roman" w:hAnsi="Times New Roman" w:cs="Times New Roman"/>
          <w:spacing w:val="27"/>
          <w:w w:val="90"/>
          <w:sz w:val="26"/>
          <w:szCs w:val="26"/>
          <w:lang w:val="ru-RU"/>
        </w:rPr>
        <w:t xml:space="preserve"> </w:t>
      </w:r>
      <w:r w:rsidRPr="00DB3832">
        <w:rPr>
          <w:rFonts w:ascii="Times New Roman" w:hAnsi="Times New Roman" w:cs="Times New Roman"/>
          <w:w w:val="90"/>
          <w:sz w:val="26"/>
          <w:szCs w:val="26"/>
          <w:lang w:val="ru-RU"/>
        </w:rPr>
        <w:t>помощью</w:t>
      </w:r>
      <w:r w:rsidRPr="00DB3832">
        <w:rPr>
          <w:rFonts w:ascii="Times New Roman" w:hAnsi="Times New Roman" w:cs="Times New Roman"/>
          <w:spacing w:val="37"/>
          <w:w w:val="90"/>
          <w:sz w:val="26"/>
          <w:szCs w:val="26"/>
          <w:lang w:val="ru-RU"/>
        </w:rPr>
        <w:t xml:space="preserve"> </w:t>
      </w:r>
      <w:r w:rsidRPr="00DB3832">
        <w:rPr>
          <w:rFonts w:ascii="Times New Roman" w:hAnsi="Times New Roman" w:cs="Times New Roman"/>
          <w:w w:val="90"/>
          <w:sz w:val="26"/>
          <w:szCs w:val="26"/>
          <w:lang w:val="ru-RU"/>
        </w:rPr>
        <w:t>флага</w:t>
      </w:r>
      <w:r w:rsidRPr="00DB3832">
        <w:rPr>
          <w:rFonts w:ascii="Times New Roman" w:hAnsi="Times New Roman" w:cs="Times New Roman"/>
          <w:spacing w:val="11"/>
          <w:w w:val="90"/>
          <w:sz w:val="26"/>
          <w:szCs w:val="26"/>
          <w:lang w:val="ru-RU"/>
        </w:rPr>
        <w:t xml:space="preserve"> </w:t>
      </w:r>
      <w:r w:rsidRPr="00DB3832">
        <w:rPr>
          <w:rFonts w:ascii="Times New Roman" w:hAnsi="Times New Roman" w:cs="Times New Roman"/>
          <w:w w:val="90"/>
          <w:sz w:val="26"/>
          <w:szCs w:val="26"/>
          <w:lang w:val="ru-RU"/>
        </w:rPr>
        <w:t>-</w:t>
      </w:r>
      <w:r w:rsidRPr="00DB3832">
        <w:rPr>
          <w:rFonts w:ascii="Times New Roman" w:hAnsi="Times New Roman" w:cs="Times New Roman"/>
          <w:spacing w:val="-9"/>
          <w:w w:val="90"/>
          <w:sz w:val="26"/>
          <w:szCs w:val="26"/>
          <w:lang w:val="ru-RU"/>
        </w:rPr>
        <w:t xml:space="preserve"> </w:t>
      </w:r>
      <w:r w:rsidRPr="00DB3832">
        <w:rPr>
          <w:rFonts w:ascii="Times New Roman" w:hAnsi="Times New Roman" w:cs="Times New Roman"/>
          <w:w w:val="90"/>
          <w:sz w:val="26"/>
          <w:szCs w:val="26"/>
          <w:lang w:val="ru-RU"/>
        </w:rPr>
        <w:t>ь</w:t>
      </w:r>
      <w:r w:rsidRPr="00DB3832">
        <w:rPr>
          <w:rFonts w:ascii="Times New Roman" w:hAnsi="Times New Roman" w:cs="Times New Roman"/>
          <w:spacing w:val="31"/>
          <w:w w:val="90"/>
          <w:sz w:val="26"/>
          <w:szCs w:val="26"/>
          <w:lang w:val="ru-RU"/>
        </w:rPr>
        <w:t xml:space="preserve"> </w:t>
      </w:r>
      <w:r w:rsidRPr="00DB3832">
        <w:rPr>
          <w:rFonts w:ascii="Times New Roman" w:hAnsi="Times New Roman" w:cs="Times New Roman"/>
          <w:w w:val="90"/>
          <w:sz w:val="26"/>
          <w:szCs w:val="26"/>
          <w:lang w:val="ru-RU"/>
        </w:rPr>
        <w:t>можно</w:t>
      </w:r>
      <w:r w:rsidRPr="00DB3832">
        <w:rPr>
          <w:rFonts w:ascii="Times New Roman" w:hAnsi="Times New Roman" w:cs="Times New Roman"/>
          <w:spacing w:val="33"/>
          <w:w w:val="90"/>
          <w:sz w:val="26"/>
          <w:szCs w:val="26"/>
          <w:lang w:val="ru-RU"/>
        </w:rPr>
        <w:t xml:space="preserve"> </w:t>
      </w:r>
      <w:r w:rsidRPr="00DB3832">
        <w:rPr>
          <w:rFonts w:ascii="Times New Roman" w:hAnsi="Times New Roman" w:cs="Times New Roman"/>
          <w:w w:val="90"/>
          <w:sz w:val="26"/>
          <w:szCs w:val="26"/>
          <w:lang w:val="ru-RU"/>
        </w:rPr>
        <w:t>отдать</w:t>
      </w:r>
      <w:r w:rsidRPr="00DB3832">
        <w:rPr>
          <w:rFonts w:ascii="Times New Roman" w:hAnsi="Times New Roman" w:cs="Times New Roman"/>
          <w:spacing w:val="33"/>
          <w:w w:val="90"/>
          <w:sz w:val="26"/>
          <w:szCs w:val="26"/>
          <w:lang w:val="ru-RU"/>
        </w:rPr>
        <w:t xml:space="preserve"> </w:t>
      </w:r>
      <w:r w:rsidRPr="00DB3832">
        <w:rPr>
          <w:rFonts w:ascii="Times New Roman" w:hAnsi="Times New Roman" w:cs="Times New Roman"/>
          <w:w w:val="90"/>
          <w:sz w:val="26"/>
          <w:szCs w:val="26"/>
          <w:lang w:val="ru-RU"/>
        </w:rPr>
        <w:t>приоритет</w:t>
      </w:r>
      <w:r w:rsidRPr="00DB3832">
        <w:rPr>
          <w:rFonts w:ascii="Times New Roman" w:hAnsi="Times New Roman" w:cs="Times New Roman"/>
          <w:spacing w:val="27"/>
          <w:w w:val="90"/>
          <w:sz w:val="26"/>
          <w:szCs w:val="26"/>
          <w:lang w:val="ru-RU"/>
        </w:rPr>
        <w:t xml:space="preserve"> </w:t>
      </w:r>
      <w:r w:rsidRPr="00DB3832">
        <w:rPr>
          <w:rFonts w:ascii="Times New Roman" w:hAnsi="Times New Roman" w:cs="Times New Roman"/>
          <w:w w:val="90"/>
          <w:sz w:val="26"/>
          <w:szCs w:val="26"/>
          <w:lang w:val="ru-RU"/>
        </w:rPr>
        <w:t>закладке.</w:t>
      </w:r>
      <w:r w:rsidRPr="00DB3832">
        <w:rPr>
          <w:rFonts w:ascii="Times New Roman" w:hAnsi="Times New Roman" w:cs="Times New Roman"/>
          <w:spacing w:val="11"/>
          <w:w w:val="90"/>
          <w:sz w:val="26"/>
          <w:szCs w:val="26"/>
          <w:lang w:val="ru-RU"/>
        </w:rPr>
        <w:t xml:space="preserve"> </w:t>
      </w:r>
      <w:r w:rsidRPr="00DB3832">
        <w:rPr>
          <w:rFonts w:ascii="Times New Roman" w:hAnsi="Times New Roman" w:cs="Times New Roman"/>
          <w:w w:val="90"/>
          <w:sz w:val="26"/>
          <w:szCs w:val="26"/>
          <w:lang w:val="ru-RU"/>
        </w:rPr>
        <w:t>Команда</w:t>
      </w:r>
    </w:p>
    <w:p w14:paraId="10333595" w14:textId="77777777" w:rsidR="00985BB7" w:rsidRPr="00DB3832" w:rsidRDefault="00985BB7" w:rsidP="00DB3832">
      <w:pPr>
        <w:pStyle w:val="BodyText"/>
        <w:spacing w:before="1"/>
        <w:ind w:left="205"/>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w:t>
      </w:r>
      <w:r w:rsidRPr="00DB3832">
        <w:rPr>
          <w:rFonts w:ascii="Times New Roman" w:hAnsi="Times New Roman" w:cs="Times New Roman"/>
          <w:w w:val="90"/>
          <w:sz w:val="26"/>
          <w:szCs w:val="26"/>
        </w:rPr>
        <w:t>bookmark</w:t>
      </w:r>
      <w:r w:rsidRPr="00DB3832">
        <w:rPr>
          <w:rFonts w:ascii="Times New Roman" w:hAnsi="Times New Roman" w:cs="Times New Roman"/>
          <w:spacing w:val="52"/>
          <w:sz w:val="26"/>
          <w:szCs w:val="26"/>
          <w:lang w:val="ru-RU"/>
        </w:rPr>
        <w:t xml:space="preserve"> </w:t>
      </w:r>
      <w:r w:rsidRPr="00DB3832">
        <w:rPr>
          <w:rFonts w:ascii="Times New Roman" w:hAnsi="Times New Roman" w:cs="Times New Roman"/>
          <w:w w:val="90"/>
          <w:sz w:val="26"/>
          <w:szCs w:val="26"/>
          <w:lang w:val="ru-RU"/>
        </w:rPr>
        <w:t>с</w:t>
      </w:r>
      <w:r w:rsidRPr="00DB3832">
        <w:rPr>
          <w:rFonts w:ascii="Times New Roman" w:hAnsi="Times New Roman" w:cs="Times New Roman"/>
          <w:spacing w:val="38"/>
          <w:w w:val="90"/>
          <w:sz w:val="26"/>
          <w:szCs w:val="26"/>
          <w:lang w:val="ru-RU"/>
        </w:rPr>
        <w:t xml:space="preserve"> </w:t>
      </w:r>
      <w:r w:rsidRPr="00DB3832">
        <w:rPr>
          <w:rFonts w:ascii="Times New Roman" w:hAnsi="Times New Roman" w:cs="Times New Roman"/>
          <w:w w:val="90"/>
          <w:sz w:val="26"/>
          <w:szCs w:val="26"/>
          <w:lang w:val="ru-RU"/>
        </w:rPr>
        <w:t>флагом</w:t>
      </w:r>
      <w:r w:rsidRPr="00DB3832">
        <w:rPr>
          <w:rFonts w:ascii="Times New Roman" w:hAnsi="Times New Roman" w:cs="Times New Roman"/>
          <w:spacing w:val="47"/>
          <w:sz w:val="26"/>
          <w:szCs w:val="26"/>
          <w:lang w:val="ru-RU"/>
        </w:rPr>
        <w:t xml:space="preserve"> </w:t>
      </w:r>
      <w:r w:rsidRPr="00DB3832">
        <w:rPr>
          <w:rFonts w:ascii="Times New Roman" w:hAnsi="Times New Roman" w:cs="Times New Roman"/>
          <w:w w:val="90"/>
          <w:sz w:val="26"/>
          <w:szCs w:val="26"/>
          <w:lang w:val="ru-RU"/>
        </w:rPr>
        <w:t>-1</w:t>
      </w:r>
      <w:r w:rsidRPr="00DB3832">
        <w:rPr>
          <w:rFonts w:ascii="Times New Roman" w:hAnsi="Times New Roman" w:cs="Times New Roman"/>
          <w:spacing w:val="46"/>
          <w:w w:val="90"/>
          <w:sz w:val="26"/>
          <w:szCs w:val="26"/>
          <w:lang w:val="ru-RU"/>
        </w:rPr>
        <w:t xml:space="preserve"> </w:t>
      </w:r>
      <w:r w:rsidRPr="00DB3832">
        <w:rPr>
          <w:rFonts w:ascii="Times New Roman" w:hAnsi="Times New Roman" w:cs="Times New Roman"/>
          <w:w w:val="90"/>
          <w:sz w:val="26"/>
          <w:szCs w:val="26"/>
          <w:lang w:val="ru-RU"/>
        </w:rPr>
        <w:t>вьшодит</w:t>
      </w:r>
      <w:r w:rsidRPr="00DB3832">
        <w:rPr>
          <w:rFonts w:ascii="Times New Roman" w:hAnsi="Times New Roman" w:cs="Times New Roman"/>
          <w:spacing w:val="21"/>
          <w:w w:val="90"/>
          <w:sz w:val="26"/>
          <w:szCs w:val="26"/>
          <w:lang w:val="ru-RU"/>
        </w:rPr>
        <w:t xml:space="preserve"> </w:t>
      </w:r>
      <w:r w:rsidRPr="00DB3832">
        <w:rPr>
          <w:rFonts w:ascii="Times New Roman" w:hAnsi="Times New Roman" w:cs="Times New Roman"/>
          <w:w w:val="90"/>
          <w:sz w:val="26"/>
          <w:szCs w:val="26"/>
          <w:lang w:val="ru-RU"/>
        </w:rPr>
        <w:t>список</w:t>
      </w:r>
      <w:r w:rsidRPr="00DB3832">
        <w:rPr>
          <w:rFonts w:ascii="Times New Roman" w:hAnsi="Times New Roman" w:cs="Times New Roman"/>
          <w:spacing w:val="20"/>
          <w:w w:val="90"/>
          <w:sz w:val="26"/>
          <w:szCs w:val="26"/>
          <w:lang w:val="ru-RU"/>
        </w:rPr>
        <w:t xml:space="preserve"> </w:t>
      </w:r>
      <w:r w:rsidRPr="00DB3832">
        <w:rPr>
          <w:rFonts w:ascii="Times New Roman" w:hAnsi="Times New Roman" w:cs="Times New Roman"/>
          <w:w w:val="90"/>
          <w:sz w:val="26"/>
          <w:szCs w:val="26"/>
          <w:lang w:val="ru-RU"/>
        </w:rPr>
        <w:t>всех</w:t>
      </w:r>
      <w:r w:rsidRPr="00DB3832">
        <w:rPr>
          <w:rFonts w:ascii="Times New Roman" w:hAnsi="Times New Roman" w:cs="Times New Roman"/>
          <w:spacing w:val="14"/>
          <w:w w:val="90"/>
          <w:sz w:val="26"/>
          <w:szCs w:val="26"/>
          <w:lang w:val="ru-RU"/>
        </w:rPr>
        <w:t xml:space="preserve"> </w:t>
      </w:r>
      <w:r w:rsidRPr="00DB3832">
        <w:rPr>
          <w:rFonts w:ascii="Times New Roman" w:hAnsi="Times New Roman" w:cs="Times New Roman"/>
          <w:w w:val="90"/>
          <w:sz w:val="26"/>
          <w:szCs w:val="26"/>
          <w:lang w:val="ru-RU"/>
        </w:rPr>
        <w:t>закладок:</w:t>
      </w:r>
    </w:p>
    <w:p w14:paraId="66C2383E" w14:textId="77777777" w:rsidR="00106BB5" w:rsidRDefault="00106BB5" w:rsidP="00DB3832">
      <w:pPr>
        <w:pStyle w:val="BodyText"/>
        <w:spacing w:before="212" w:line="237" w:lineRule="auto"/>
        <w:ind w:left="189" w:right="131" w:firstLine="287"/>
        <w:jc w:val="both"/>
        <w:rPr>
          <w:rFonts w:ascii="Times New Roman" w:hAnsi="Times New Roman" w:cs="Times New Roman"/>
          <w:w w:val="95"/>
          <w:sz w:val="26"/>
          <w:szCs w:val="26"/>
          <w:lang w:val="ru-RU"/>
        </w:rPr>
      </w:pPr>
      <w:r>
        <w:rPr>
          <w:noProof/>
        </w:rPr>
        <w:drawing>
          <wp:inline distT="0" distB="0" distL="0" distR="0" wp14:anchorId="38708F03" wp14:editId="512B4AA5">
            <wp:extent cx="2371725" cy="542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71725" cy="542925"/>
                    </a:xfrm>
                    <a:prstGeom prst="rect">
                      <a:avLst/>
                    </a:prstGeom>
                  </pic:spPr>
                </pic:pic>
              </a:graphicData>
            </a:graphic>
          </wp:inline>
        </w:drawing>
      </w:r>
      <w:r w:rsidRPr="00DB3832">
        <w:rPr>
          <w:rFonts w:ascii="Times New Roman" w:hAnsi="Times New Roman" w:cs="Times New Roman"/>
          <w:w w:val="95"/>
          <w:sz w:val="26"/>
          <w:szCs w:val="26"/>
          <w:lang w:val="ru-RU"/>
        </w:rPr>
        <w:t xml:space="preserve"> </w:t>
      </w:r>
    </w:p>
    <w:p w14:paraId="715DE084" w14:textId="70E39B1A" w:rsidR="00985BB7" w:rsidRPr="00DB3832" w:rsidRDefault="00985BB7" w:rsidP="00DB3832">
      <w:pPr>
        <w:pStyle w:val="BodyText"/>
        <w:spacing w:before="212" w:line="237" w:lineRule="auto"/>
        <w:ind w:left="189" w:right="131" w:firstLine="287"/>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Закладки,</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отличие</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от</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псевдонимов,</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автоматически</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сохраняются</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после</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закры­</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sz w:val="26"/>
          <w:szCs w:val="26"/>
          <w:lang w:val="ru-RU"/>
        </w:rPr>
        <w:t>тия</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сеанса.</w:t>
      </w:r>
    </w:p>
    <w:p w14:paraId="397B2F33" w14:textId="77777777" w:rsidR="00985BB7" w:rsidRPr="00DB3832" w:rsidRDefault="00985BB7" w:rsidP="00DB3832">
      <w:pPr>
        <w:pStyle w:val="BodyText"/>
        <w:jc w:val="both"/>
        <w:rPr>
          <w:rFonts w:ascii="Times New Roman" w:hAnsi="Times New Roman" w:cs="Times New Roman"/>
          <w:sz w:val="26"/>
          <w:szCs w:val="26"/>
          <w:lang w:val="ru-RU"/>
        </w:rPr>
      </w:pPr>
    </w:p>
    <w:p w14:paraId="45CE8C1F" w14:textId="77777777" w:rsidR="00985BB7" w:rsidRPr="00DB3832" w:rsidRDefault="00985BB7" w:rsidP="00DB3832">
      <w:pPr>
        <w:pStyle w:val="Heading7"/>
        <w:ind w:left="208"/>
        <w:jc w:val="both"/>
        <w:rPr>
          <w:rFonts w:ascii="Times New Roman" w:hAnsi="Times New Roman" w:cs="Times New Roman"/>
          <w:sz w:val="26"/>
          <w:szCs w:val="26"/>
          <w:lang w:val="ru-RU"/>
        </w:rPr>
      </w:pPr>
      <w:bookmarkStart w:id="22" w:name="_TOC_250149"/>
      <w:r w:rsidRPr="00DB3832">
        <w:rPr>
          <w:rFonts w:ascii="Times New Roman" w:hAnsi="Times New Roman" w:cs="Times New Roman"/>
          <w:w w:val="95"/>
          <w:sz w:val="26"/>
          <w:szCs w:val="26"/>
          <w:lang w:val="ru-RU"/>
        </w:rPr>
        <w:t>Средства</w:t>
      </w:r>
      <w:r w:rsidRPr="00DB3832">
        <w:rPr>
          <w:rFonts w:ascii="Times New Roman" w:hAnsi="Times New Roman" w:cs="Times New Roman"/>
          <w:spacing w:val="21"/>
          <w:w w:val="95"/>
          <w:sz w:val="26"/>
          <w:szCs w:val="26"/>
          <w:lang w:val="ru-RU"/>
        </w:rPr>
        <w:t xml:space="preserve"> </w:t>
      </w:r>
      <w:r w:rsidRPr="00DB3832">
        <w:rPr>
          <w:rFonts w:ascii="Times New Roman" w:hAnsi="Times New Roman" w:cs="Times New Roman"/>
          <w:w w:val="95"/>
          <w:sz w:val="26"/>
          <w:szCs w:val="26"/>
          <w:lang w:val="ru-RU"/>
        </w:rPr>
        <w:t>разработки</w:t>
      </w:r>
      <w:r w:rsidRPr="00DB3832">
        <w:rPr>
          <w:rFonts w:ascii="Times New Roman" w:hAnsi="Times New Roman" w:cs="Times New Roman"/>
          <w:spacing w:val="70"/>
          <w:w w:val="95"/>
          <w:sz w:val="26"/>
          <w:szCs w:val="26"/>
          <w:lang w:val="ru-RU"/>
        </w:rPr>
        <w:t xml:space="preserve"> </w:t>
      </w:r>
      <w:bookmarkEnd w:id="22"/>
      <w:r w:rsidRPr="00DB3832">
        <w:rPr>
          <w:rFonts w:ascii="Times New Roman" w:hAnsi="Times New Roman" w:cs="Times New Roman"/>
          <w:w w:val="95"/>
          <w:sz w:val="26"/>
          <w:szCs w:val="26"/>
          <w:lang w:val="ru-RU"/>
        </w:rPr>
        <w:t>программ</w:t>
      </w:r>
    </w:p>
    <w:p w14:paraId="1FE25DE0" w14:textId="623AC5B3" w:rsidR="00985BB7" w:rsidRPr="00DB3832" w:rsidRDefault="00985BB7" w:rsidP="00DB3832">
      <w:pPr>
        <w:pStyle w:val="BodyText"/>
        <w:spacing w:before="30" w:line="235" w:lineRule="auto"/>
        <w:ind w:left="196" w:right="113" w:firstLine="13"/>
        <w:jc w:val="both"/>
        <w:rPr>
          <w:rFonts w:ascii="Times New Roman" w:hAnsi="Times New Roman" w:cs="Times New Roman"/>
          <w:sz w:val="26"/>
          <w:szCs w:val="26"/>
          <w:lang w:val="ru-RU"/>
        </w:rPr>
      </w:pPr>
      <w:r w:rsidRPr="00DB3832">
        <w:rPr>
          <w:rFonts w:ascii="Times New Roman" w:hAnsi="Times New Roman" w:cs="Times New Roman"/>
          <w:w w:val="95"/>
          <w:sz w:val="26"/>
          <w:szCs w:val="26"/>
        </w:rPr>
        <w:t>IPyt</w:t>
      </w:r>
      <w:r w:rsidRPr="00DB3832">
        <w:rPr>
          <w:rFonts w:ascii="Times New Roman" w:hAnsi="Times New Roman" w:cs="Times New Roman"/>
          <w:w w:val="95"/>
          <w:sz w:val="26"/>
          <w:szCs w:val="26"/>
          <w:lang w:val="ru-RU"/>
        </w:rPr>
        <w:t>]ю</w:t>
      </w:r>
      <w:r w:rsidRPr="00DB3832">
        <w:rPr>
          <w:rFonts w:ascii="Times New Roman" w:hAnsi="Times New Roman" w:cs="Times New Roman"/>
          <w:w w:val="95"/>
          <w:sz w:val="26"/>
          <w:szCs w:val="26"/>
        </w:rPr>
        <w:t>n</w:t>
      </w:r>
      <w:r w:rsidRPr="00DB3832">
        <w:rPr>
          <w:rFonts w:ascii="Times New Roman" w:hAnsi="Times New Roman" w:cs="Times New Roman"/>
          <w:w w:val="95"/>
          <w:sz w:val="26"/>
          <w:szCs w:val="26"/>
          <w:lang w:val="ru-RU"/>
        </w:rPr>
        <w:t xml:space="preserve"> не только является удобной средой для интерактивных вычислений 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исследования данных, но и прекрасно оснащен для разработки программ. В при­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ложениях для анализа данных; прежде всего, важно, чтобы код был </w:t>
      </w:r>
      <w:r w:rsidRPr="00DB3832">
        <w:rPr>
          <w:rFonts w:ascii="Times New Roman" w:hAnsi="Times New Roman" w:cs="Times New Roman"/>
          <w:i/>
          <w:w w:val="95"/>
          <w:sz w:val="26"/>
          <w:szCs w:val="26"/>
          <w:lang w:val="ru-RU"/>
        </w:rPr>
        <w:t>правилъны</w:t>
      </w:r>
      <w:r w:rsidR="007C0778" w:rsidRPr="00DB3832">
        <w:rPr>
          <w:rFonts w:ascii="Times New Roman" w:hAnsi="Times New Roman" w:cs="Times New Roman"/>
          <w:i/>
          <w:w w:val="95"/>
          <w:sz w:val="26"/>
          <w:szCs w:val="26"/>
          <w:lang w:val="ru-RU"/>
        </w:rPr>
        <w:t>м</w:t>
      </w:r>
      <w:r w:rsidRPr="00DB3832">
        <w:rPr>
          <w:rFonts w:ascii="Times New Roman" w:hAnsi="Times New Roman" w:cs="Times New Roman"/>
          <w:i/>
          <w:w w:val="95"/>
          <w:sz w:val="26"/>
          <w:szCs w:val="26"/>
          <w:lang w:val="ru-RU"/>
        </w:rPr>
        <w:t>.</w:t>
      </w:r>
      <w:r w:rsidRPr="00DB3832">
        <w:rPr>
          <w:rFonts w:ascii="Times New Roman" w:hAnsi="Times New Roman" w:cs="Times New Roman"/>
          <w:i/>
          <w:spacing w:val="1"/>
          <w:w w:val="95"/>
          <w:sz w:val="26"/>
          <w:szCs w:val="26"/>
          <w:lang w:val="ru-RU"/>
        </w:rPr>
        <w:t xml:space="preserve"> </w:t>
      </w:r>
      <w:r w:rsidRPr="00DB3832">
        <w:rPr>
          <w:rFonts w:ascii="Times New Roman" w:hAnsi="Times New Roman" w:cs="Times New Roman"/>
          <w:w w:val="95"/>
          <w:sz w:val="26"/>
          <w:szCs w:val="26"/>
          <w:lang w:val="ru-RU"/>
        </w:rPr>
        <w:t xml:space="preserve">К счастью, в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встроен отлично интегрированный и улучшенный отладчик</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Python</w:t>
      </w:r>
      <w:r w:rsidRPr="00DB3832">
        <w:rPr>
          <w:rFonts w:ascii="Times New Roman" w:hAnsi="Times New Roman" w:cs="Times New Roman"/>
          <w:w w:val="95"/>
          <w:sz w:val="26"/>
          <w:szCs w:val="26"/>
          <w:lang w:val="ru-RU"/>
        </w:rPr>
        <w:t xml:space="preserve"> pdb. Кроме того, код должен быть </w:t>
      </w:r>
      <w:r w:rsidRPr="00DB3832">
        <w:rPr>
          <w:rFonts w:ascii="Times New Roman" w:hAnsi="Times New Roman" w:cs="Times New Roman"/>
          <w:i/>
          <w:w w:val="95"/>
          <w:sz w:val="26"/>
          <w:szCs w:val="26"/>
          <w:lang w:val="ru-RU"/>
        </w:rPr>
        <w:t>быстры</w:t>
      </w:r>
      <w:r w:rsidR="008E1BF8" w:rsidRPr="00DB3832">
        <w:rPr>
          <w:rFonts w:ascii="Times New Roman" w:hAnsi="Times New Roman" w:cs="Times New Roman"/>
          <w:i/>
          <w:w w:val="95"/>
          <w:sz w:val="26"/>
          <w:szCs w:val="26"/>
          <w:lang w:val="ru-RU"/>
        </w:rPr>
        <w:t>м</w:t>
      </w:r>
      <w:r w:rsidRPr="00DB3832">
        <w:rPr>
          <w:rFonts w:ascii="Times New Roman" w:hAnsi="Times New Roman" w:cs="Times New Roman"/>
          <w:i/>
          <w:w w:val="95"/>
          <w:sz w:val="26"/>
          <w:szCs w:val="26"/>
          <w:lang w:val="ru-RU"/>
        </w:rPr>
        <w:t xml:space="preserve">. </w:t>
      </w:r>
      <w:r w:rsidRPr="00DB3832">
        <w:rPr>
          <w:rFonts w:ascii="Times New Roman" w:hAnsi="Times New Roman" w:cs="Times New Roman"/>
          <w:w w:val="95"/>
          <w:sz w:val="26"/>
          <w:szCs w:val="26"/>
          <w:lang w:val="ru-RU"/>
        </w:rPr>
        <w:t xml:space="preserve">Для этого в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имеются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pacing w:val="-1"/>
          <w:w w:val="95"/>
          <w:sz w:val="26"/>
          <w:szCs w:val="26"/>
          <w:lang w:val="ru-RU"/>
        </w:rPr>
        <w:t xml:space="preserve">простые в использовании </w:t>
      </w:r>
      <w:r w:rsidRPr="00DB3832">
        <w:rPr>
          <w:rFonts w:ascii="Times New Roman" w:hAnsi="Times New Roman" w:cs="Times New Roman"/>
          <w:w w:val="95"/>
          <w:sz w:val="26"/>
          <w:szCs w:val="26"/>
          <w:lang w:val="ru-RU"/>
        </w:rPr>
        <w:t>средства хронометража и профилирования. Ниже я рас­</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скажу</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об</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этих</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инструментах подробнее.</w:t>
      </w:r>
    </w:p>
    <w:p w14:paraId="4A382155" w14:textId="77777777" w:rsidR="00985BB7" w:rsidRPr="00DB3832" w:rsidRDefault="00985BB7" w:rsidP="00DB3832">
      <w:pPr>
        <w:spacing w:before="281"/>
        <w:ind w:left="484"/>
        <w:jc w:val="both"/>
        <w:rPr>
          <w:rFonts w:ascii="Times New Roman" w:hAnsi="Times New Roman" w:cs="Times New Roman"/>
          <w:b/>
          <w:i/>
          <w:sz w:val="26"/>
          <w:szCs w:val="26"/>
          <w:lang w:val="ru-RU"/>
        </w:rPr>
      </w:pPr>
      <w:bookmarkStart w:id="23" w:name="_TOC_250148"/>
      <w:r w:rsidRPr="00DB3832">
        <w:rPr>
          <w:rFonts w:ascii="Times New Roman" w:hAnsi="Times New Roman" w:cs="Times New Roman"/>
          <w:b/>
          <w:i/>
          <w:w w:val="90"/>
          <w:sz w:val="26"/>
          <w:szCs w:val="26"/>
          <w:lang w:val="ru-RU"/>
        </w:rPr>
        <w:t>Интерактивный</w:t>
      </w:r>
      <w:r w:rsidRPr="00DB3832">
        <w:rPr>
          <w:rFonts w:ascii="Times New Roman" w:hAnsi="Times New Roman" w:cs="Times New Roman"/>
          <w:b/>
          <w:i/>
          <w:spacing w:val="69"/>
          <w:w w:val="90"/>
          <w:sz w:val="26"/>
          <w:szCs w:val="26"/>
          <w:lang w:val="ru-RU"/>
        </w:rPr>
        <w:t xml:space="preserve"> </w:t>
      </w:r>
      <w:bookmarkEnd w:id="23"/>
      <w:r w:rsidRPr="00DB3832">
        <w:rPr>
          <w:rFonts w:ascii="Times New Roman" w:hAnsi="Times New Roman" w:cs="Times New Roman"/>
          <w:b/>
          <w:i/>
          <w:w w:val="90"/>
          <w:sz w:val="26"/>
          <w:szCs w:val="26"/>
          <w:lang w:val="ru-RU"/>
        </w:rPr>
        <w:t>отладчик</w:t>
      </w:r>
    </w:p>
    <w:p w14:paraId="6663943E" w14:textId="77777777" w:rsidR="00985BB7" w:rsidRPr="00DB3832" w:rsidRDefault="00985BB7" w:rsidP="00DB3832">
      <w:pPr>
        <w:pStyle w:val="BodyText"/>
        <w:spacing w:before="29" w:line="237" w:lineRule="auto"/>
        <w:ind w:left="207" w:right="109" w:firstLine="286"/>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 xml:space="preserve">Отладчик </w:t>
      </w:r>
      <w:r w:rsidRPr="00DB3832">
        <w:rPr>
          <w:rFonts w:ascii="Times New Roman" w:hAnsi="Times New Roman" w:cs="Times New Roman"/>
          <w:sz w:val="26"/>
          <w:szCs w:val="26"/>
        </w:rPr>
        <w:t>IPython</w:t>
      </w:r>
      <w:r w:rsidRPr="00DB3832">
        <w:rPr>
          <w:rFonts w:ascii="Times New Roman" w:hAnsi="Times New Roman" w:cs="Times New Roman"/>
          <w:sz w:val="26"/>
          <w:szCs w:val="26"/>
          <w:lang w:val="ru-RU"/>
        </w:rPr>
        <w:t xml:space="preserve"> дополняет </w:t>
      </w:r>
      <w:r w:rsidRPr="00DB3832">
        <w:rPr>
          <w:rFonts w:ascii="Times New Roman" w:hAnsi="Times New Roman" w:cs="Times New Roman"/>
          <w:w w:val="105"/>
          <w:sz w:val="26"/>
          <w:szCs w:val="26"/>
        </w:rPr>
        <w:t>pdb</w:t>
      </w:r>
      <w:r w:rsidRPr="00DB3832">
        <w:rPr>
          <w:rFonts w:ascii="Times New Roman" w:hAnsi="Times New Roman" w:cs="Times New Roman"/>
          <w:w w:val="105"/>
          <w:sz w:val="26"/>
          <w:szCs w:val="26"/>
          <w:lang w:val="ru-RU"/>
        </w:rPr>
        <w:t xml:space="preserve"> </w:t>
      </w:r>
      <w:r w:rsidRPr="00DB3832">
        <w:rPr>
          <w:rFonts w:ascii="Times New Roman" w:hAnsi="Times New Roman" w:cs="Times New Roman"/>
          <w:sz w:val="26"/>
          <w:szCs w:val="26"/>
          <w:lang w:val="ru-RU"/>
        </w:rPr>
        <w:t>завершением по нажатию клавиши ТаЬ,</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0"/>
          <w:sz w:val="26"/>
          <w:szCs w:val="26"/>
          <w:lang w:val="ru-RU"/>
        </w:rPr>
        <w:t>подсветкой синтаксиса и контекстом для каждой</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строки трассировки исключения.</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Отлаживать</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программу</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лучше</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всего</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сразу</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после</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возникновения</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ошибки.</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Команда</w:t>
      </w:r>
    </w:p>
    <w:p w14:paraId="153AEA9D" w14:textId="190D08EA" w:rsidR="00985BB7" w:rsidRPr="00DB3832" w:rsidRDefault="00985BB7" w:rsidP="00DB3832">
      <w:pPr>
        <w:pStyle w:val="BodyText"/>
        <w:spacing w:line="235" w:lineRule="auto"/>
        <w:ind w:left="209" w:right="109" w:firstLine="18"/>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w:t>
      </w:r>
      <w:r w:rsidRPr="00DB3832">
        <w:rPr>
          <w:rFonts w:ascii="Times New Roman" w:hAnsi="Times New Roman" w:cs="Times New Roman"/>
          <w:w w:val="90"/>
          <w:sz w:val="26"/>
          <w:szCs w:val="26"/>
        </w:rPr>
        <w:t>debug</w:t>
      </w:r>
      <w:r w:rsidRPr="00DB3832">
        <w:rPr>
          <w:rFonts w:ascii="Times New Roman" w:hAnsi="Times New Roman" w:cs="Times New Roman"/>
          <w:w w:val="90"/>
          <w:sz w:val="26"/>
          <w:szCs w:val="26"/>
          <w:lang w:val="ru-RU"/>
        </w:rPr>
        <w:t xml:space="preserve">, выполненная сразу после исключения, </w:t>
      </w:r>
      <w:r w:rsidR="00434BBF" w:rsidRPr="00DB3832">
        <w:rPr>
          <w:rFonts w:ascii="Times New Roman" w:hAnsi="Times New Roman" w:cs="Times New Roman"/>
          <w:w w:val="90"/>
          <w:sz w:val="26"/>
          <w:szCs w:val="26"/>
          <w:lang w:val="ru-RU"/>
        </w:rPr>
        <w:t>в</w:t>
      </w:r>
      <w:r w:rsidRPr="00DB3832">
        <w:rPr>
          <w:rFonts w:ascii="Times New Roman" w:hAnsi="Times New Roman" w:cs="Times New Roman"/>
          <w:w w:val="90"/>
          <w:sz w:val="26"/>
          <w:szCs w:val="26"/>
          <w:lang w:val="ru-RU"/>
        </w:rPr>
        <w:t>ыз</w:t>
      </w:r>
      <w:r w:rsidR="00434BBF" w:rsidRPr="00DB3832">
        <w:rPr>
          <w:rFonts w:ascii="Times New Roman" w:hAnsi="Times New Roman" w:cs="Times New Roman"/>
          <w:w w:val="90"/>
          <w:sz w:val="26"/>
          <w:szCs w:val="26"/>
          <w:lang w:val="ru-RU"/>
        </w:rPr>
        <w:t>ыв</w:t>
      </w:r>
      <w:r w:rsidRPr="00DB3832">
        <w:rPr>
          <w:rFonts w:ascii="Times New Roman" w:hAnsi="Times New Roman" w:cs="Times New Roman"/>
          <w:w w:val="90"/>
          <w:sz w:val="26"/>
          <w:szCs w:val="26"/>
          <w:lang w:val="ru-RU"/>
        </w:rPr>
        <w:t xml:space="preserve">ает </w:t>
      </w:r>
      <w:r w:rsidR="003D4191" w:rsidRPr="00DB3832">
        <w:rPr>
          <w:rFonts w:ascii="Times New Roman" w:hAnsi="Times New Roman" w:cs="Times New Roman"/>
          <w:w w:val="90"/>
          <w:sz w:val="26"/>
          <w:szCs w:val="26"/>
          <w:lang w:val="ru-RU"/>
        </w:rPr>
        <w:t>«</w:t>
      </w:r>
      <w:r w:rsidRPr="00DB3832">
        <w:rPr>
          <w:rFonts w:ascii="Times New Roman" w:hAnsi="Times New Roman" w:cs="Times New Roman"/>
          <w:w w:val="90"/>
          <w:sz w:val="26"/>
          <w:szCs w:val="26"/>
          <w:lang w:val="ru-RU"/>
        </w:rPr>
        <w:t>посмертный</w:t>
      </w:r>
      <w:r w:rsidR="003D4191" w:rsidRPr="00DB3832">
        <w:rPr>
          <w:rFonts w:ascii="Times New Roman" w:hAnsi="Times New Roman" w:cs="Times New Roman"/>
          <w:w w:val="90"/>
          <w:sz w:val="26"/>
          <w:szCs w:val="26"/>
          <w:lang w:val="ru-RU"/>
        </w:rPr>
        <w:t>»</w:t>
      </w:r>
      <w:r w:rsidRPr="00DB3832">
        <w:rPr>
          <w:rFonts w:ascii="Times New Roman" w:hAnsi="Times New Roman" w:cs="Times New Roman"/>
          <w:w w:val="90"/>
          <w:sz w:val="26"/>
          <w:szCs w:val="26"/>
          <w:lang w:val="ru-RU"/>
        </w:rPr>
        <w:t xml:space="preserve"> отладчик</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и переходит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 то</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место</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w w:val="95"/>
          <w:sz w:val="26"/>
          <w:szCs w:val="26"/>
          <w:lang w:val="ru-RU"/>
        </w:rPr>
        <w:t>стека</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вызовов,</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где</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было возбуждено</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исключение:</w:t>
      </w:r>
    </w:p>
    <w:p w14:paraId="1D0086B4" w14:textId="77777777" w:rsidR="00442671" w:rsidRDefault="00442671" w:rsidP="00DB3832">
      <w:pPr>
        <w:jc w:val="both"/>
        <w:rPr>
          <w:noProof/>
        </w:rPr>
      </w:pPr>
    </w:p>
    <w:p w14:paraId="61E2AAB1" w14:textId="2F95B2FE" w:rsidR="00985BB7" w:rsidRPr="00DB3832" w:rsidRDefault="00442671" w:rsidP="00DB3832">
      <w:pPr>
        <w:jc w:val="both"/>
        <w:rPr>
          <w:rFonts w:ascii="Times New Roman" w:hAnsi="Times New Roman" w:cs="Times New Roman"/>
          <w:sz w:val="26"/>
          <w:szCs w:val="26"/>
        </w:rPr>
        <w:sectPr w:rsidR="00985BB7" w:rsidRPr="00DB3832">
          <w:pgSz w:w="10350" w:h="14790"/>
          <w:pgMar w:top="0" w:right="560" w:bottom="280" w:left="560" w:header="720" w:footer="720" w:gutter="0"/>
          <w:cols w:space="720"/>
        </w:sectPr>
      </w:pPr>
      <w:r>
        <w:rPr>
          <w:noProof/>
        </w:rPr>
        <w:drawing>
          <wp:inline distT="0" distB="0" distL="0" distR="0" wp14:anchorId="1D352328" wp14:editId="2D3D9BFB">
            <wp:extent cx="5861050" cy="68199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1050" cy="681990"/>
                    </a:xfrm>
                    <a:prstGeom prst="rect">
                      <a:avLst/>
                    </a:prstGeom>
                  </pic:spPr>
                </pic:pic>
              </a:graphicData>
            </a:graphic>
          </wp:inline>
        </w:drawing>
      </w:r>
    </w:p>
    <w:p w14:paraId="4FBB364B" w14:textId="77777777" w:rsidR="00985BB7" w:rsidRPr="00DB3832" w:rsidRDefault="00985BB7" w:rsidP="00DB3832">
      <w:pPr>
        <w:pStyle w:val="BodyText"/>
        <w:jc w:val="both"/>
        <w:rPr>
          <w:rFonts w:ascii="Times New Roman" w:hAnsi="Times New Roman" w:cs="Times New Roman"/>
          <w:sz w:val="26"/>
          <w:szCs w:val="26"/>
        </w:rPr>
      </w:pPr>
    </w:p>
    <w:p w14:paraId="5C1ECDF6" w14:textId="77777777" w:rsidR="00985BB7" w:rsidRPr="00DB3832" w:rsidRDefault="00985BB7" w:rsidP="00DB3832">
      <w:pPr>
        <w:pStyle w:val="BodyText"/>
        <w:jc w:val="both"/>
        <w:rPr>
          <w:rFonts w:ascii="Times New Roman" w:hAnsi="Times New Roman" w:cs="Times New Roman"/>
          <w:sz w:val="26"/>
          <w:szCs w:val="26"/>
        </w:rPr>
      </w:pPr>
    </w:p>
    <w:p w14:paraId="24D033BB" w14:textId="77777777" w:rsidR="00985BB7" w:rsidRPr="00DB3832" w:rsidRDefault="00985BB7" w:rsidP="00DB3832">
      <w:pPr>
        <w:pStyle w:val="BodyText"/>
        <w:spacing w:before="3"/>
        <w:jc w:val="both"/>
        <w:rPr>
          <w:rFonts w:ascii="Times New Roman" w:hAnsi="Times New Roman" w:cs="Times New Roman"/>
          <w:sz w:val="26"/>
          <w:szCs w:val="26"/>
        </w:rPr>
      </w:pPr>
    </w:p>
    <w:p w14:paraId="1B51A11C" w14:textId="77777777" w:rsidR="000D0CDF" w:rsidRDefault="000D0CDF" w:rsidP="00DB3832">
      <w:pPr>
        <w:pStyle w:val="BodyText"/>
        <w:spacing w:before="222" w:line="230" w:lineRule="auto"/>
        <w:ind w:left="117" w:right="182" w:firstLine="279"/>
        <w:jc w:val="both"/>
        <w:rPr>
          <w:rFonts w:ascii="Times New Roman" w:hAnsi="Times New Roman" w:cs="Times New Roman"/>
          <w:w w:val="95"/>
          <w:sz w:val="26"/>
          <w:szCs w:val="26"/>
          <w:lang w:val="ru-RU"/>
        </w:rPr>
      </w:pPr>
    </w:p>
    <w:p w14:paraId="48449181" w14:textId="738047DB" w:rsidR="000D0CDF" w:rsidRDefault="000D0CDF" w:rsidP="00DB3832">
      <w:pPr>
        <w:pStyle w:val="BodyText"/>
        <w:spacing w:before="222" w:line="230" w:lineRule="auto"/>
        <w:ind w:left="117" w:right="182" w:firstLine="279"/>
        <w:jc w:val="both"/>
        <w:rPr>
          <w:rFonts w:ascii="Times New Roman" w:hAnsi="Times New Roman" w:cs="Times New Roman"/>
          <w:w w:val="95"/>
          <w:sz w:val="26"/>
          <w:szCs w:val="26"/>
          <w:lang w:val="ru-RU"/>
        </w:rPr>
      </w:pPr>
      <w:r>
        <w:rPr>
          <w:noProof/>
        </w:rPr>
        <w:drawing>
          <wp:inline distT="0" distB="0" distL="0" distR="0" wp14:anchorId="613CF956" wp14:editId="75129DB5">
            <wp:extent cx="5129057" cy="3835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7735" cy="3849367"/>
                    </a:xfrm>
                    <a:prstGeom prst="rect">
                      <a:avLst/>
                    </a:prstGeom>
                  </pic:spPr>
                </pic:pic>
              </a:graphicData>
            </a:graphic>
          </wp:inline>
        </w:drawing>
      </w:r>
    </w:p>
    <w:p w14:paraId="0A48CB85" w14:textId="7F5A5A3B" w:rsidR="00985BB7" w:rsidRPr="00DB3832" w:rsidRDefault="00985BB7" w:rsidP="00DB3832">
      <w:pPr>
        <w:pStyle w:val="BodyText"/>
        <w:spacing w:before="222" w:line="230" w:lineRule="auto"/>
        <w:ind w:left="117" w:right="182" w:firstLine="279"/>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Находясь в отладчике, можно выполнять произвольный </w:t>
      </w:r>
      <w:r w:rsidRPr="00DB3832">
        <w:rPr>
          <w:rFonts w:ascii="Times New Roman" w:hAnsi="Times New Roman" w:cs="Times New Roman"/>
          <w:w w:val="95"/>
          <w:sz w:val="26"/>
          <w:szCs w:val="26"/>
        </w:rPr>
        <w:t>Python</w:t>
      </w:r>
      <w:r w:rsidRPr="00DB3832">
        <w:rPr>
          <w:rFonts w:ascii="Times New Roman" w:hAnsi="Times New Roman" w:cs="Times New Roman"/>
          <w:w w:val="95"/>
          <w:sz w:val="26"/>
          <w:szCs w:val="26"/>
          <w:lang w:val="ru-RU"/>
        </w:rPr>
        <w:t>-к</w:t>
      </w:r>
      <w:r w:rsidRPr="00DB3832">
        <w:rPr>
          <w:rFonts w:ascii="Times New Roman" w:hAnsi="Times New Roman" w:cs="Times New Roman"/>
          <w:w w:val="95"/>
          <w:sz w:val="26"/>
          <w:szCs w:val="26"/>
        </w:rPr>
        <w:t>o</w:t>
      </w:r>
      <w:r w:rsidRPr="00DB3832">
        <w:rPr>
          <w:rFonts w:ascii="Times New Roman" w:hAnsi="Times New Roman" w:cs="Times New Roman"/>
          <w:w w:val="95"/>
          <w:sz w:val="26"/>
          <w:szCs w:val="26"/>
          <w:lang w:val="ru-RU"/>
        </w:rPr>
        <w:t>д и просма­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тривать все объекты и данные (которые интерпретатор </w:t>
      </w:r>
      <w:r w:rsidR="00672123"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сохранил живыми</w:t>
      </w:r>
      <w:r w:rsidR="00672123"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 xml:space="preserve">) </w:t>
      </w:r>
      <w:r w:rsidRPr="00DB3832">
        <w:rPr>
          <w:rFonts w:ascii="Times New Roman" w:hAnsi="Times New Roman" w:cs="Times New Roman"/>
          <w:spacing w:val="-51"/>
          <w:w w:val="95"/>
          <w:sz w:val="26"/>
          <w:szCs w:val="26"/>
          <w:lang w:val="ru-RU"/>
        </w:rPr>
        <w:t>в</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spacing w:val="-1"/>
          <w:w w:val="95"/>
          <w:sz w:val="26"/>
          <w:szCs w:val="26"/>
          <w:lang w:val="ru-RU"/>
        </w:rPr>
        <w:t xml:space="preserve">каждом </w:t>
      </w:r>
      <w:r w:rsidRPr="00DB3832">
        <w:rPr>
          <w:rFonts w:ascii="Times New Roman" w:hAnsi="Times New Roman" w:cs="Times New Roman"/>
          <w:w w:val="95"/>
          <w:sz w:val="26"/>
          <w:szCs w:val="26"/>
          <w:lang w:val="ru-RU"/>
        </w:rPr>
        <w:t>кадре стека. По умолчанию отладчик оказывается на самом нижнем уров­</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spacing w:val="-1"/>
          <w:sz w:val="26"/>
          <w:szCs w:val="26"/>
          <w:lang w:val="ru-RU"/>
        </w:rPr>
        <w:t>не</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pacing w:val="-1"/>
          <w:sz w:val="26"/>
          <w:szCs w:val="26"/>
          <w:lang w:val="ru-RU"/>
        </w:rPr>
        <w:t>-</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pacing w:val="-1"/>
          <w:sz w:val="26"/>
          <w:szCs w:val="26"/>
          <w:lang w:val="ru-RU"/>
        </w:rPr>
        <w:t>там,</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pacing w:val="-1"/>
          <w:sz w:val="26"/>
          <w:szCs w:val="26"/>
          <w:lang w:val="ru-RU"/>
        </w:rPr>
        <w:t>где</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pacing w:val="-1"/>
          <w:sz w:val="26"/>
          <w:szCs w:val="26"/>
          <w:lang w:val="ru-RU"/>
        </w:rPr>
        <w:t>произошла</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pacing w:val="-1"/>
          <w:sz w:val="26"/>
          <w:szCs w:val="26"/>
          <w:lang w:val="ru-RU"/>
        </w:rPr>
        <w:t>ошибка.</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Клавиши</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rPr>
        <w:t>u</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(вверх)</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3"/>
          <w:sz w:val="26"/>
          <w:szCs w:val="26"/>
          <w:lang w:val="ru-RU"/>
        </w:rPr>
        <w:t xml:space="preserve"> </w:t>
      </w:r>
      <w:r w:rsidRPr="00DB3832">
        <w:rPr>
          <w:rFonts w:ascii="Times New Roman" w:eastAsia="Lucida Sans Unicode" w:hAnsi="Times New Roman" w:cs="Times New Roman"/>
          <w:sz w:val="26"/>
          <w:szCs w:val="26"/>
        </w:rPr>
        <w:t>d</w:t>
      </w:r>
      <w:r w:rsidRPr="00DB3832">
        <w:rPr>
          <w:rFonts w:ascii="Times New Roman" w:eastAsia="Lucida Sans Unicode" w:hAnsi="Times New Roman" w:cs="Times New Roman"/>
          <w:spacing w:val="-16"/>
          <w:sz w:val="26"/>
          <w:szCs w:val="26"/>
          <w:lang w:val="ru-RU"/>
        </w:rPr>
        <w:t xml:space="preserve"> </w:t>
      </w:r>
      <w:r w:rsidRPr="00DB3832">
        <w:rPr>
          <w:rFonts w:ascii="Times New Roman" w:hAnsi="Times New Roman" w:cs="Times New Roman"/>
          <w:sz w:val="26"/>
          <w:szCs w:val="26"/>
          <w:lang w:val="ru-RU"/>
        </w:rPr>
        <w:t>(вниз)</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позволяют</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пере­</w:t>
      </w:r>
      <w:r w:rsidRPr="00DB3832">
        <w:rPr>
          <w:rFonts w:ascii="Times New Roman" w:hAnsi="Times New Roman" w:cs="Times New Roman"/>
          <w:spacing w:val="-52"/>
          <w:sz w:val="26"/>
          <w:szCs w:val="26"/>
          <w:lang w:val="ru-RU"/>
        </w:rPr>
        <w:t xml:space="preserve"> </w:t>
      </w:r>
      <w:r w:rsidRPr="00DB3832">
        <w:rPr>
          <w:rFonts w:ascii="Times New Roman" w:hAnsi="Times New Roman" w:cs="Times New Roman"/>
          <w:sz w:val="26"/>
          <w:szCs w:val="26"/>
          <w:lang w:val="ru-RU"/>
        </w:rPr>
        <w:t>ходить</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одного</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уровня</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стека</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на</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другой:</w:t>
      </w:r>
    </w:p>
    <w:p w14:paraId="6BD5E143" w14:textId="266588AE" w:rsidR="00A4145F" w:rsidRDefault="00E9526E" w:rsidP="00DB3832">
      <w:pPr>
        <w:pStyle w:val="BodyText"/>
        <w:spacing w:before="142" w:line="220" w:lineRule="auto"/>
        <w:ind w:left="127" w:right="168" w:firstLine="282"/>
        <w:jc w:val="both"/>
        <w:rPr>
          <w:rFonts w:ascii="Times New Roman" w:hAnsi="Times New Roman" w:cs="Times New Roman"/>
          <w:w w:val="95"/>
          <w:sz w:val="26"/>
          <w:szCs w:val="26"/>
          <w:lang w:val="ru-RU"/>
        </w:rPr>
      </w:pPr>
      <w:r>
        <w:rPr>
          <w:noProof/>
        </w:rPr>
        <w:drawing>
          <wp:inline distT="0" distB="0" distL="0" distR="0" wp14:anchorId="20394A56" wp14:editId="09FF626F">
            <wp:extent cx="5509260" cy="10579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9260" cy="1057910"/>
                    </a:xfrm>
                    <a:prstGeom prst="rect">
                      <a:avLst/>
                    </a:prstGeom>
                  </pic:spPr>
                </pic:pic>
              </a:graphicData>
            </a:graphic>
          </wp:inline>
        </w:drawing>
      </w:r>
    </w:p>
    <w:p w14:paraId="35D5D686" w14:textId="6589A042" w:rsidR="00985BB7" w:rsidRPr="00DB3832" w:rsidRDefault="00985BB7" w:rsidP="00DB3832">
      <w:pPr>
        <w:pStyle w:val="BodyText"/>
        <w:spacing w:before="142" w:line="220" w:lineRule="auto"/>
        <w:ind w:left="127" w:right="168" w:firstLine="282"/>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Команда %</w:t>
      </w:r>
      <w:r w:rsidRPr="00DB3832">
        <w:rPr>
          <w:rFonts w:ascii="Times New Roman" w:hAnsi="Times New Roman" w:cs="Times New Roman"/>
          <w:w w:val="95"/>
          <w:sz w:val="26"/>
          <w:szCs w:val="26"/>
        </w:rPr>
        <w:t>pdb</w:t>
      </w:r>
      <w:r w:rsidRPr="00DB3832">
        <w:rPr>
          <w:rFonts w:ascii="Times New Roman" w:hAnsi="Times New Roman" w:cs="Times New Roman"/>
          <w:w w:val="95"/>
          <w:sz w:val="26"/>
          <w:szCs w:val="26"/>
          <w:lang w:val="ru-RU"/>
        </w:rPr>
        <w:t xml:space="preserve"> устанавливает режим, в котором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автоматически вызы­</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вает отладчик после любого исключения, многие считают этот режим особенно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полезным.</w:t>
      </w:r>
    </w:p>
    <w:p w14:paraId="6793A480" w14:textId="77777777" w:rsidR="00985BB7" w:rsidRPr="00DB3832" w:rsidRDefault="00985BB7" w:rsidP="00DB3832">
      <w:pPr>
        <w:pStyle w:val="BodyText"/>
        <w:spacing w:before="17" w:line="230" w:lineRule="auto"/>
        <w:ind w:left="130" w:right="168" w:firstLine="281"/>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Отладчик также помогает разрабатывать код, особенно когда хочется расста­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вить точки останова либо пройти функцию или скрипт в пошаговом режиме, из­</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учая состояния после каждого шага. Сделать это можно несколькими способами.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Первый - воспользоваться функцией %</w:t>
      </w:r>
      <w:r w:rsidRPr="00DB3832">
        <w:rPr>
          <w:rFonts w:ascii="Times New Roman" w:hAnsi="Times New Roman" w:cs="Times New Roman"/>
          <w:w w:val="95"/>
          <w:sz w:val="26"/>
          <w:szCs w:val="26"/>
        </w:rPr>
        <w:t>run</w:t>
      </w:r>
      <w:r w:rsidRPr="00DB3832">
        <w:rPr>
          <w:rFonts w:ascii="Times New Roman" w:hAnsi="Times New Roman" w:cs="Times New Roman"/>
          <w:w w:val="95"/>
          <w:sz w:val="26"/>
          <w:szCs w:val="26"/>
          <w:lang w:val="ru-RU"/>
        </w:rPr>
        <w:t xml:space="preserve"> с флагом -</w:t>
      </w:r>
      <w:r w:rsidRPr="00DB3832">
        <w:rPr>
          <w:rFonts w:ascii="Times New Roman" w:hAnsi="Times New Roman" w:cs="Times New Roman"/>
          <w:w w:val="95"/>
          <w:sz w:val="26"/>
          <w:szCs w:val="26"/>
        </w:rPr>
        <w:t>d</w:t>
      </w:r>
      <w:r w:rsidRPr="00DB3832">
        <w:rPr>
          <w:rFonts w:ascii="Times New Roman" w:hAnsi="Times New Roman" w:cs="Times New Roman"/>
          <w:w w:val="95"/>
          <w:sz w:val="26"/>
          <w:szCs w:val="26"/>
          <w:lang w:val="ru-RU"/>
        </w:rPr>
        <w:t>, которая вызывает отлад­</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чик, перед тем как начать выполнение кода в переданном скрипте. Для входа в</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скрипт</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нужно</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сразу</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же</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нажать</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rPr>
        <w:t>s</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step</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w w:val="135"/>
          <w:sz w:val="26"/>
          <w:szCs w:val="26"/>
          <w:lang w:val="ru-RU"/>
        </w:rPr>
        <w:t>-</w:t>
      </w:r>
      <w:r w:rsidRPr="00DB3832">
        <w:rPr>
          <w:rFonts w:ascii="Times New Roman" w:hAnsi="Times New Roman" w:cs="Times New Roman"/>
          <w:spacing w:val="-8"/>
          <w:w w:val="135"/>
          <w:sz w:val="26"/>
          <w:szCs w:val="26"/>
          <w:lang w:val="ru-RU"/>
        </w:rPr>
        <w:t xml:space="preserve"> </w:t>
      </w:r>
      <w:r w:rsidRPr="00DB3832">
        <w:rPr>
          <w:rFonts w:ascii="Times New Roman" w:hAnsi="Times New Roman" w:cs="Times New Roman"/>
          <w:sz w:val="26"/>
          <w:szCs w:val="26"/>
          <w:lang w:val="ru-RU"/>
        </w:rPr>
        <w:t>пошаговый</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режим):</w:t>
      </w:r>
    </w:p>
    <w:p w14:paraId="3D981437" w14:textId="6D97D9A8" w:rsidR="003D7BE7" w:rsidRDefault="003D7BE7" w:rsidP="00DB3832">
      <w:pPr>
        <w:spacing w:before="209"/>
        <w:ind w:left="428"/>
        <w:jc w:val="both"/>
        <w:rPr>
          <w:rFonts w:ascii="Times New Roman" w:hAnsi="Times New Roman" w:cs="Times New Roman"/>
          <w:w w:val="115"/>
          <w:sz w:val="26"/>
          <w:szCs w:val="26"/>
          <w:lang w:val="ru-RU"/>
        </w:rPr>
      </w:pPr>
    </w:p>
    <w:p w14:paraId="7585E742" w14:textId="77777777" w:rsidR="00C7211E" w:rsidRPr="00DB3832" w:rsidRDefault="00C7211E" w:rsidP="00DB3832">
      <w:pPr>
        <w:spacing w:before="209"/>
        <w:ind w:left="428"/>
        <w:jc w:val="both"/>
        <w:rPr>
          <w:rFonts w:ascii="Times New Roman" w:hAnsi="Times New Roman" w:cs="Times New Roman"/>
          <w:w w:val="115"/>
          <w:sz w:val="26"/>
          <w:szCs w:val="26"/>
          <w:lang w:val="ru-RU"/>
        </w:rPr>
      </w:pPr>
    </w:p>
    <w:p w14:paraId="4790FC80" w14:textId="4723F712" w:rsidR="00985BB7" w:rsidRPr="00DB3832" w:rsidRDefault="00C7211E" w:rsidP="00DB3832">
      <w:pPr>
        <w:jc w:val="both"/>
        <w:rPr>
          <w:rFonts w:ascii="Times New Roman" w:hAnsi="Times New Roman" w:cs="Times New Roman"/>
          <w:sz w:val="26"/>
          <w:szCs w:val="26"/>
        </w:rPr>
        <w:sectPr w:rsidR="00985BB7" w:rsidRPr="00DB3832">
          <w:type w:val="continuous"/>
          <w:pgSz w:w="10350" w:h="14790"/>
          <w:pgMar w:top="0" w:right="560" w:bottom="280" w:left="560" w:header="720" w:footer="720" w:gutter="0"/>
          <w:cols w:space="720"/>
        </w:sectPr>
      </w:pPr>
      <w:r>
        <w:rPr>
          <w:noProof/>
        </w:rPr>
        <w:drawing>
          <wp:inline distT="0" distB="0" distL="0" distR="0" wp14:anchorId="49CA4F52" wp14:editId="7151E3AA">
            <wp:extent cx="5686425" cy="457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6425" cy="457200"/>
                    </a:xfrm>
                    <a:prstGeom prst="rect">
                      <a:avLst/>
                    </a:prstGeom>
                  </pic:spPr>
                </pic:pic>
              </a:graphicData>
            </a:graphic>
          </wp:inline>
        </w:drawing>
      </w:r>
    </w:p>
    <w:p w14:paraId="70D7A0B4" w14:textId="77777777" w:rsidR="00985BB7" w:rsidRPr="00DB3832" w:rsidRDefault="00985BB7" w:rsidP="00DB3832">
      <w:pPr>
        <w:pStyle w:val="BodyText"/>
        <w:jc w:val="both"/>
        <w:rPr>
          <w:rFonts w:ascii="Times New Roman" w:hAnsi="Times New Roman" w:cs="Times New Roman"/>
          <w:sz w:val="26"/>
          <w:szCs w:val="26"/>
        </w:rPr>
      </w:pPr>
    </w:p>
    <w:p w14:paraId="1B3D18B2" w14:textId="1A905E59" w:rsidR="00985BB7" w:rsidRDefault="00985BB7" w:rsidP="00632A5B">
      <w:pPr>
        <w:spacing w:before="230"/>
        <w:jc w:val="both"/>
        <w:rPr>
          <w:rFonts w:ascii="Times New Roman" w:hAnsi="Times New Roman" w:cs="Times New Roman"/>
          <w:b/>
          <w:w w:val="105"/>
          <w:sz w:val="26"/>
          <w:szCs w:val="26"/>
        </w:rPr>
      </w:pPr>
      <w:r w:rsidRPr="00DB3832">
        <w:rPr>
          <w:rFonts w:ascii="Times New Roman" w:hAnsi="Times New Roman" w:cs="Times New Roman"/>
          <w:b/>
          <w:w w:val="105"/>
          <w:sz w:val="26"/>
          <w:szCs w:val="26"/>
        </w:rPr>
        <w:t>Средство</w:t>
      </w:r>
      <w:r w:rsidRPr="00DB3832">
        <w:rPr>
          <w:rFonts w:ascii="Times New Roman" w:hAnsi="Times New Roman" w:cs="Times New Roman"/>
          <w:b/>
          <w:spacing w:val="-9"/>
          <w:w w:val="105"/>
          <w:sz w:val="26"/>
          <w:szCs w:val="26"/>
        </w:rPr>
        <w:t xml:space="preserve"> </w:t>
      </w:r>
      <w:r w:rsidRPr="00DB3832">
        <w:rPr>
          <w:rFonts w:ascii="Times New Roman" w:hAnsi="Times New Roman" w:cs="Times New Roman"/>
          <w:b/>
          <w:w w:val="105"/>
          <w:sz w:val="26"/>
          <w:szCs w:val="26"/>
        </w:rPr>
        <w:t>разработки программ</w:t>
      </w:r>
    </w:p>
    <w:p w14:paraId="2F804A42" w14:textId="77777777" w:rsidR="005B1631" w:rsidRPr="00DB3832" w:rsidRDefault="005B1631" w:rsidP="00632A5B">
      <w:pPr>
        <w:spacing w:before="230"/>
        <w:jc w:val="both"/>
        <w:rPr>
          <w:rFonts w:ascii="Times New Roman" w:hAnsi="Times New Roman" w:cs="Times New Roman"/>
          <w:b/>
          <w:sz w:val="26"/>
          <w:szCs w:val="26"/>
        </w:rPr>
      </w:pPr>
    </w:p>
    <w:p w14:paraId="119D045F" w14:textId="4C123B22" w:rsidR="00985BB7" w:rsidRPr="00DB3832" w:rsidRDefault="005B1631" w:rsidP="00DB3832">
      <w:pPr>
        <w:pStyle w:val="BodyText"/>
        <w:jc w:val="both"/>
        <w:rPr>
          <w:rFonts w:ascii="Times New Roman" w:hAnsi="Times New Roman" w:cs="Times New Roman"/>
          <w:sz w:val="26"/>
          <w:szCs w:val="26"/>
          <w:lang w:val="ru-RU"/>
        </w:rPr>
      </w:pPr>
      <w:r>
        <w:rPr>
          <w:noProof/>
        </w:rPr>
        <w:drawing>
          <wp:inline distT="0" distB="0" distL="0" distR="0" wp14:anchorId="72736768" wp14:editId="5052FBBD">
            <wp:extent cx="5476875" cy="1704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6875" cy="1704975"/>
                    </a:xfrm>
                    <a:prstGeom prst="rect">
                      <a:avLst/>
                    </a:prstGeom>
                  </pic:spPr>
                </pic:pic>
              </a:graphicData>
            </a:graphic>
          </wp:inline>
        </w:drawing>
      </w:r>
    </w:p>
    <w:p w14:paraId="4FBD63FD" w14:textId="4935C54B" w:rsidR="00985BB7" w:rsidRPr="00DB3832" w:rsidRDefault="00985BB7" w:rsidP="00DB3832">
      <w:pPr>
        <w:spacing w:before="80" w:line="218" w:lineRule="auto"/>
        <w:ind w:left="199" w:right="129" w:firstLine="279"/>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После этого вы сами решаете, каким образом работать с файлом. Напри</w:t>
      </w:r>
      <w:r w:rsidR="000602E8" w:rsidRPr="00DB3832">
        <w:rPr>
          <w:rFonts w:ascii="Times New Roman" w:hAnsi="Times New Roman" w:cs="Times New Roman"/>
          <w:w w:val="95"/>
          <w:sz w:val="26"/>
          <w:szCs w:val="26"/>
          <w:lang w:val="ru-RU"/>
        </w:rPr>
        <w:t>мер</w:t>
      </w:r>
      <w:r w:rsidRPr="00DB3832">
        <w:rPr>
          <w:rFonts w:ascii="Times New Roman" w:hAnsi="Times New Roman" w:cs="Times New Roman"/>
          <w:w w:val="95"/>
          <w:sz w:val="26"/>
          <w:szCs w:val="26"/>
          <w:lang w:val="ru-RU"/>
        </w:rPr>
        <w:t>, в</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приведенном</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выше</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примере</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исключения</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можно</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было</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бы</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поставить</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точку</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оста­</w:t>
      </w:r>
      <w:r w:rsidRPr="00DB3832">
        <w:rPr>
          <w:rFonts w:ascii="Times New Roman" w:hAnsi="Times New Roman" w:cs="Times New Roman"/>
          <w:spacing w:val="-57"/>
          <w:sz w:val="26"/>
          <w:szCs w:val="26"/>
          <w:lang w:val="ru-RU"/>
        </w:rPr>
        <w:t xml:space="preserve"> </w:t>
      </w:r>
      <w:r w:rsidRPr="00DB3832">
        <w:rPr>
          <w:rFonts w:ascii="Times New Roman" w:hAnsi="Times New Roman" w:cs="Times New Roman"/>
          <w:w w:val="95"/>
          <w:sz w:val="26"/>
          <w:szCs w:val="26"/>
          <w:lang w:val="ru-RU"/>
        </w:rPr>
        <w:t>нова прямо перед</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вызовом метода </w:t>
      </w:r>
      <w:r w:rsidRPr="00DB3832">
        <w:rPr>
          <w:rFonts w:ascii="Times New Roman" w:hAnsi="Times New Roman" w:cs="Times New Roman"/>
          <w:w w:val="95"/>
          <w:sz w:val="26"/>
          <w:szCs w:val="26"/>
        </w:rPr>
        <w:t>works</w:t>
      </w:r>
      <w:r w:rsidRPr="00DB3832">
        <w:rPr>
          <w:rFonts w:ascii="Times New Roman" w:hAnsi="Times New Roman" w:cs="Times New Roman"/>
          <w:w w:val="95"/>
          <w:sz w:val="26"/>
          <w:szCs w:val="26"/>
          <w:lang w:val="ru-RU"/>
        </w:rPr>
        <w:t>_</w:t>
      </w:r>
      <w:r w:rsidRPr="00DB3832">
        <w:rPr>
          <w:rFonts w:ascii="Times New Roman" w:hAnsi="Times New Roman" w:cs="Times New Roman"/>
          <w:w w:val="95"/>
          <w:sz w:val="26"/>
          <w:szCs w:val="26"/>
        </w:rPr>
        <w:t>fine</w:t>
      </w:r>
      <w:r w:rsidRPr="00DB3832">
        <w:rPr>
          <w:rFonts w:ascii="Times New Roman" w:hAnsi="Times New Roman" w:cs="Times New Roman"/>
          <w:w w:val="95"/>
          <w:sz w:val="26"/>
          <w:szCs w:val="26"/>
          <w:lang w:val="ru-RU"/>
        </w:rPr>
        <w:t xml:space="preserve"> и выполнить программу до этой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точки,</w:t>
      </w:r>
      <w:r w:rsidRPr="00DB3832">
        <w:rPr>
          <w:rFonts w:ascii="Times New Roman" w:hAnsi="Times New Roman" w:cs="Times New Roman"/>
          <w:spacing w:val="14"/>
          <w:sz w:val="26"/>
          <w:szCs w:val="26"/>
          <w:lang w:val="ru-RU"/>
        </w:rPr>
        <w:t xml:space="preserve"> </w:t>
      </w:r>
      <w:r w:rsidRPr="00DB3832">
        <w:rPr>
          <w:rFonts w:ascii="Times New Roman" w:hAnsi="Times New Roman" w:cs="Times New Roman"/>
          <w:sz w:val="26"/>
          <w:szCs w:val="26"/>
          <w:lang w:val="ru-RU"/>
        </w:rPr>
        <w:t>нажав</w:t>
      </w:r>
      <w:r w:rsidRPr="00DB3832">
        <w:rPr>
          <w:rFonts w:ascii="Times New Roman" w:hAnsi="Times New Roman" w:cs="Times New Roman"/>
          <w:spacing w:val="17"/>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17"/>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continue</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w w:val="135"/>
          <w:sz w:val="26"/>
          <w:szCs w:val="26"/>
          <w:lang w:val="ru-RU"/>
        </w:rPr>
        <w:t>-</w:t>
      </w:r>
      <w:r w:rsidRPr="00DB3832">
        <w:rPr>
          <w:rFonts w:ascii="Times New Roman" w:hAnsi="Times New Roman" w:cs="Times New Roman"/>
          <w:spacing w:val="-12"/>
          <w:w w:val="135"/>
          <w:sz w:val="26"/>
          <w:szCs w:val="26"/>
          <w:lang w:val="ru-RU"/>
        </w:rPr>
        <w:t xml:space="preserve"> </w:t>
      </w:r>
      <w:r w:rsidRPr="00DB3832">
        <w:rPr>
          <w:rFonts w:ascii="Times New Roman" w:hAnsi="Times New Roman" w:cs="Times New Roman"/>
          <w:sz w:val="26"/>
          <w:szCs w:val="26"/>
          <w:lang w:val="ru-RU"/>
        </w:rPr>
        <w:t>продолжить):</w:t>
      </w:r>
    </w:p>
    <w:p w14:paraId="41623D0F" w14:textId="3766373F" w:rsidR="00985BB7" w:rsidRPr="00D7661A" w:rsidRDefault="005F5CD7" w:rsidP="00D7661A">
      <w:pPr>
        <w:spacing w:before="216" w:line="218" w:lineRule="auto"/>
        <w:ind w:left="205" w:right="118" w:firstLine="285"/>
        <w:jc w:val="both"/>
        <w:rPr>
          <w:rFonts w:ascii="Times New Roman" w:hAnsi="Times New Roman" w:cs="Times New Roman"/>
          <w:w w:val="115"/>
          <w:sz w:val="26"/>
          <w:szCs w:val="26"/>
        </w:rPr>
      </w:pPr>
      <w:r>
        <w:rPr>
          <w:noProof/>
        </w:rPr>
        <w:drawing>
          <wp:inline distT="0" distB="0" distL="0" distR="0" wp14:anchorId="26511884" wp14:editId="13BE7C12">
            <wp:extent cx="5458691" cy="1116965"/>
            <wp:effectExtent l="0" t="0" r="889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61089" cy="1117456"/>
                    </a:xfrm>
                    <a:prstGeom prst="rect">
                      <a:avLst/>
                    </a:prstGeom>
                  </pic:spPr>
                </pic:pic>
              </a:graphicData>
            </a:graphic>
          </wp:inline>
        </w:drawing>
      </w:r>
      <w:r w:rsidRPr="00DB3832">
        <w:rPr>
          <w:rFonts w:ascii="Times New Roman" w:hAnsi="Times New Roman" w:cs="Times New Roman"/>
          <w:w w:val="95"/>
          <w:sz w:val="26"/>
          <w:szCs w:val="26"/>
          <w:lang w:val="ru-RU"/>
        </w:rPr>
        <w:t xml:space="preserve"> </w:t>
      </w:r>
      <w:r w:rsidR="00985BB7" w:rsidRPr="00DB3832">
        <w:rPr>
          <w:rFonts w:ascii="Times New Roman" w:hAnsi="Times New Roman" w:cs="Times New Roman"/>
          <w:w w:val="95"/>
          <w:sz w:val="26"/>
          <w:szCs w:val="26"/>
          <w:lang w:val="ru-RU"/>
        </w:rPr>
        <w:t xml:space="preserve">В этот момент можно войти внутрь </w:t>
      </w:r>
      <w:r w:rsidR="00985BB7" w:rsidRPr="00DB3832">
        <w:rPr>
          <w:rFonts w:ascii="Times New Roman" w:hAnsi="Times New Roman" w:cs="Times New Roman"/>
          <w:w w:val="95"/>
          <w:sz w:val="26"/>
          <w:szCs w:val="26"/>
        </w:rPr>
        <w:t>works</w:t>
      </w:r>
      <w:r w:rsidR="00985BB7" w:rsidRPr="00DB3832">
        <w:rPr>
          <w:rFonts w:ascii="Times New Roman" w:hAnsi="Times New Roman" w:cs="Times New Roman"/>
          <w:w w:val="95"/>
          <w:sz w:val="26"/>
          <w:szCs w:val="26"/>
          <w:lang w:val="ru-RU"/>
        </w:rPr>
        <w:t>_</w:t>
      </w:r>
      <w:r w:rsidR="00985BB7" w:rsidRPr="00DB3832">
        <w:rPr>
          <w:rFonts w:ascii="Times New Roman" w:hAnsi="Times New Roman" w:cs="Times New Roman"/>
          <w:w w:val="95"/>
          <w:sz w:val="26"/>
          <w:szCs w:val="26"/>
        </w:rPr>
        <w:t>fine</w:t>
      </w:r>
      <w:r w:rsidR="00985BB7" w:rsidRPr="00DB3832">
        <w:rPr>
          <w:rFonts w:ascii="Times New Roman" w:hAnsi="Times New Roman" w:cs="Times New Roman"/>
          <w:w w:val="95"/>
          <w:sz w:val="26"/>
          <w:szCs w:val="26"/>
          <w:lang w:val="ru-RU"/>
        </w:rPr>
        <w:t xml:space="preserve"> </w:t>
      </w:r>
      <w:r w:rsidR="00985BB7" w:rsidRPr="00DB3832">
        <w:rPr>
          <w:rFonts w:ascii="Times New Roman" w:hAnsi="Times New Roman" w:cs="Times New Roman"/>
          <w:w w:val="90"/>
          <w:sz w:val="26"/>
          <w:szCs w:val="26"/>
          <w:lang w:val="ru-RU"/>
        </w:rPr>
        <w:t>(</w:t>
      </w:r>
      <w:r w:rsidR="00985BB7" w:rsidRPr="00DB3832">
        <w:rPr>
          <w:rFonts w:ascii="Times New Roman" w:hAnsi="Times New Roman" w:cs="Times New Roman"/>
          <w:spacing w:val="1"/>
          <w:w w:val="90"/>
          <w:sz w:val="26"/>
          <w:szCs w:val="26"/>
          <w:lang w:val="ru-RU"/>
        </w:rPr>
        <w:t xml:space="preserve"> </w:t>
      </w:r>
      <w:r w:rsidR="00985BB7" w:rsidRPr="00DB3832">
        <w:rPr>
          <w:rFonts w:ascii="Times New Roman" w:hAnsi="Times New Roman" w:cs="Times New Roman"/>
          <w:w w:val="90"/>
          <w:sz w:val="26"/>
          <w:szCs w:val="26"/>
          <w:lang w:val="ru-RU"/>
        </w:rPr>
        <w:t>)</w:t>
      </w:r>
      <w:r w:rsidR="00985BB7" w:rsidRPr="00DB3832">
        <w:rPr>
          <w:rFonts w:ascii="Times New Roman" w:hAnsi="Times New Roman" w:cs="Times New Roman"/>
          <w:spacing w:val="1"/>
          <w:w w:val="90"/>
          <w:sz w:val="26"/>
          <w:szCs w:val="26"/>
          <w:lang w:val="ru-RU"/>
        </w:rPr>
        <w:t xml:space="preserve"> </w:t>
      </w:r>
      <w:r w:rsidR="00985BB7" w:rsidRPr="00DB3832">
        <w:rPr>
          <w:rFonts w:ascii="Times New Roman" w:hAnsi="Times New Roman" w:cs="Times New Roman"/>
          <w:w w:val="95"/>
          <w:sz w:val="26"/>
          <w:szCs w:val="26"/>
          <w:lang w:val="ru-RU"/>
        </w:rPr>
        <w:t xml:space="preserve">командой </w:t>
      </w:r>
      <w:r w:rsidR="00985BB7" w:rsidRPr="00DB3832">
        <w:rPr>
          <w:rFonts w:ascii="Times New Roman" w:hAnsi="Times New Roman" w:cs="Times New Roman"/>
          <w:w w:val="95"/>
          <w:sz w:val="26"/>
          <w:szCs w:val="26"/>
        </w:rPr>
        <w:t>step</w:t>
      </w:r>
      <w:r w:rsidR="00985BB7" w:rsidRPr="00DB3832">
        <w:rPr>
          <w:rFonts w:ascii="Times New Roman" w:hAnsi="Times New Roman" w:cs="Times New Roman"/>
          <w:w w:val="95"/>
          <w:sz w:val="26"/>
          <w:szCs w:val="26"/>
          <w:lang w:val="ru-RU"/>
        </w:rPr>
        <w:t xml:space="preserve"> или выполнить</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spacing w:val="-1"/>
          <w:w w:val="115"/>
          <w:sz w:val="26"/>
          <w:szCs w:val="26"/>
        </w:rPr>
        <w:t>works</w:t>
      </w:r>
      <w:r w:rsidR="00985BB7" w:rsidRPr="00DB3832">
        <w:rPr>
          <w:rFonts w:ascii="Times New Roman" w:hAnsi="Times New Roman" w:cs="Times New Roman"/>
          <w:spacing w:val="-1"/>
          <w:w w:val="115"/>
          <w:sz w:val="26"/>
          <w:szCs w:val="26"/>
          <w:lang w:val="ru-RU"/>
        </w:rPr>
        <w:t>_</w:t>
      </w:r>
      <w:r w:rsidR="00985BB7" w:rsidRPr="00DB3832">
        <w:rPr>
          <w:rFonts w:ascii="Times New Roman" w:hAnsi="Times New Roman" w:cs="Times New Roman"/>
          <w:spacing w:val="-1"/>
          <w:w w:val="115"/>
          <w:sz w:val="26"/>
          <w:szCs w:val="26"/>
        </w:rPr>
        <w:t>fine</w:t>
      </w:r>
      <w:r w:rsidR="00985BB7" w:rsidRPr="00DB3832">
        <w:rPr>
          <w:rFonts w:ascii="Times New Roman" w:hAnsi="Times New Roman" w:cs="Times New Roman"/>
          <w:spacing w:val="-1"/>
          <w:w w:val="115"/>
          <w:sz w:val="26"/>
          <w:szCs w:val="26"/>
          <w:lang w:val="ru-RU"/>
        </w:rPr>
        <w:t>()</w:t>
      </w:r>
      <w:r w:rsidR="00985BB7" w:rsidRPr="00DB3832">
        <w:rPr>
          <w:rFonts w:ascii="Times New Roman" w:hAnsi="Times New Roman" w:cs="Times New Roman"/>
          <w:spacing w:val="-2"/>
          <w:w w:val="115"/>
          <w:sz w:val="26"/>
          <w:szCs w:val="26"/>
          <w:lang w:val="ru-RU"/>
        </w:rPr>
        <w:t xml:space="preserve"> </w:t>
      </w:r>
      <w:r w:rsidR="00985BB7" w:rsidRPr="00DB3832">
        <w:rPr>
          <w:rFonts w:ascii="Times New Roman" w:hAnsi="Times New Roman" w:cs="Times New Roman"/>
          <w:sz w:val="26"/>
          <w:szCs w:val="26"/>
          <w:lang w:val="ru-RU"/>
        </w:rPr>
        <w:t>без</w:t>
      </w:r>
      <w:r w:rsidR="00985BB7" w:rsidRPr="00DB3832">
        <w:rPr>
          <w:rFonts w:ascii="Times New Roman" w:hAnsi="Times New Roman" w:cs="Times New Roman"/>
          <w:spacing w:val="-6"/>
          <w:sz w:val="26"/>
          <w:szCs w:val="26"/>
          <w:lang w:val="ru-RU"/>
        </w:rPr>
        <w:t xml:space="preserve"> </w:t>
      </w:r>
      <w:r w:rsidR="00985BB7" w:rsidRPr="00DB3832">
        <w:rPr>
          <w:rFonts w:ascii="Times New Roman" w:hAnsi="Times New Roman" w:cs="Times New Roman"/>
          <w:sz w:val="26"/>
          <w:szCs w:val="26"/>
          <w:lang w:val="ru-RU"/>
        </w:rPr>
        <w:t>захода</w:t>
      </w:r>
      <w:r w:rsidR="00985BB7" w:rsidRPr="00DB3832">
        <w:rPr>
          <w:rFonts w:ascii="Times New Roman" w:hAnsi="Times New Roman" w:cs="Times New Roman"/>
          <w:spacing w:val="-6"/>
          <w:sz w:val="26"/>
          <w:szCs w:val="26"/>
          <w:lang w:val="ru-RU"/>
        </w:rPr>
        <w:t xml:space="preserve"> </w:t>
      </w:r>
      <w:r w:rsidR="00985BB7" w:rsidRPr="00DB3832">
        <w:rPr>
          <w:rFonts w:ascii="Times New Roman" w:hAnsi="Times New Roman" w:cs="Times New Roman"/>
          <w:sz w:val="26"/>
          <w:szCs w:val="26"/>
          <w:lang w:val="ru-RU"/>
        </w:rPr>
        <w:t>внутр</w:t>
      </w:r>
      <w:r w:rsidR="00834D97" w:rsidRPr="00DB3832">
        <w:rPr>
          <w:rFonts w:ascii="Times New Roman" w:hAnsi="Times New Roman" w:cs="Times New Roman"/>
          <w:sz w:val="26"/>
          <w:szCs w:val="26"/>
          <w:lang w:val="ru-RU"/>
        </w:rPr>
        <w:t>ь</w:t>
      </w:r>
      <w:r w:rsidR="00985BB7" w:rsidRPr="00DB3832">
        <w:rPr>
          <w:rFonts w:ascii="Times New Roman" w:hAnsi="Times New Roman" w:cs="Times New Roman"/>
          <w:sz w:val="26"/>
          <w:szCs w:val="26"/>
          <w:lang w:val="ru-RU"/>
        </w:rPr>
        <w:t>,</w:t>
      </w:r>
      <w:r w:rsidR="00985BB7" w:rsidRPr="00DB3832">
        <w:rPr>
          <w:rFonts w:ascii="Times New Roman" w:hAnsi="Times New Roman" w:cs="Times New Roman"/>
          <w:spacing w:val="-4"/>
          <w:sz w:val="26"/>
          <w:szCs w:val="26"/>
          <w:lang w:val="ru-RU"/>
        </w:rPr>
        <w:t xml:space="preserve"> </w:t>
      </w:r>
      <w:r w:rsidR="00985BB7" w:rsidRPr="00DB3832">
        <w:rPr>
          <w:rFonts w:ascii="Times New Roman" w:hAnsi="Times New Roman" w:cs="Times New Roman"/>
          <w:sz w:val="26"/>
          <w:szCs w:val="26"/>
          <w:lang w:val="ru-RU"/>
        </w:rPr>
        <w:t>т.</w:t>
      </w:r>
      <w:r w:rsidR="00985BB7" w:rsidRPr="00DB3832">
        <w:rPr>
          <w:rFonts w:ascii="Times New Roman" w:hAnsi="Times New Roman" w:cs="Times New Roman"/>
          <w:spacing w:val="-2"/>
          <w:sz w:val="26"/>
          <w:szCs w:val="26"/>
          <w:lang w:val="ru-RU"/>
        </w:rPr>
        <w:t xml:space="preserve"> </w:t>
      </w:r>
      <w:r w:rsidR="00985BB7" w:rsidRPr="00DB3832">
        <w:rPr>
          <w:rFonts w:ascii="Times New Roman" w:hAnsi="Times New Roman" w:cs="Times New Roman"/>
          <w:sz w:val="26"/>
          <w:szCs w:val="26"/>
          <w:lang w:val="ru-RU"/>
        </w:rPr>
        <w:t>е.</w:t>
      </w:r>
      <w:r w:rsidR="00985BB7" w:rsidRPr="00DB3832">
        <w:rPr>
          <w:rFonts w:ascii="Times New Roman" w:hAnsi="Times New Roman" w:cs="Times New Roman"/>
          <w:spacing w:val="-2"/>
          <w:sz w:val="26"/>
          <w:szCs w:val="26"/>
          <w:lang w:val="ru-RU"/>
        </w:rPr>
        <w:t xml:space="preserve"> </w:t>
      </w:r>
      <w:r w:rsidR="00985BB7" w:rsidRPr="00DB3832">
        <w:rPr>
          <w:rFonts w:ascii="Times New Roman" w:hAnsi="Times New Roman" w:cs="Times New Roman"/>
          <w:sz w:val="26"/>
          <w:szCs w:val="26"/>
          <w:lang w:val="ru-RU"/>
        </w:rPr>
        <w:t>перейти</w:t>
      </w:r>
      <w:r w:rsidR="00985BB7" w:rsidRPr="00DB3832">
        <w:rPr>
          <w:rFonts w:ascii="Times New Roman" w:hAnsi="Times New Roman" w:cs="Times New Roman"/>
          <w:spacing w:val="-14"/>
          <w:sz w:val="26"/>
          <w:szCs w:val="26"/>
          <w:lang w:val="ru-RU"/>
        </w:rPr>
        <w:t xml:space="preserve"> </w:t>
      </w:r>
      <w:r w:rsidR="00985BB7" w:rsidRPr="00DB3832">
        <w:rPr>
          <w:rFonts w:ascii="Times New Roman" w:hAnsi="Times New Roman" w:cs="Times New Roman"/>
          <w:sz w:val="26"/>
          <w:szCs w:val="26"/>
          <w:lang w:val="ru-RU"/>
        </w:rPr>
        <w:t>к</w:t>
      </w:r>
      <w:r w:rsidR="00985BB7" w:rsidRPr="00DB3832">
        <w:rPr>
          <w:rFonts w:ascii="Times New Roman" w:hAnsi="Times New Roman" w:cs="Times New Roman"/>
          <w:spacing w:val="-1"/>
          <w:sz w:val="26"/>
          <w:szCs w:val="26"/>
          <w:lang w:val="ru-RU"/>
        </w:rPr>
        <w:t xml:space="preserve"> </w:t>
      </w:r>
      <w:r w:rsidR="00985BB7" w:rsidRPr="00DB3832">
        <w:rPr>
          <w:rFonts w:ascii="Times New Roman" w:hAnsi="Times New Roman" w:cs="Times New Roman"/>
          <w:sz w:val="26"/>
          <w:szCs w:val="26"/>
          <w:lang w:val="ru-RU"/>
        </w:rPr>
        <w:t>следующей строке,</w:t>
      </w:r>
      <w:r w:rsidR="00985BB7" w:rsidRPr="00DB3832">
        <w:rPr>
          <w:rFonts w:ascii="Times New Roman" w:hAnsi="Times New Roman" w:cs="Times New Roman"/>
          <w:spacing w:val="-4"/>
          <w:sz w:val="26"/>
          <w:szCs w:val="26"/>
          <w:lang w:val="ru-RU"/>
        </w:rPr>
        <w:t xml:space="preserve"> </w:t>
      </w:r>
      <w:r w:rsidR="00985BB7" w:rsidRPr="00DB3832">
        <w:rPr>
          <w:rFonts w:ascii="Times New Roman" w:hAnsi="Times New Roman" w:cs="Times New Roman"/>
          <w:sz w:val="26"/>
          <w:szCs w:val="26"/>
          <w:lang w:val="ru-RU"/>
        </w:rPr>
        <w:t>нажав</w:t>
      </w:r>
      <w:r w:rsidR="00985BB7" w:rsidRPr="00DB3832">
        <w:rPr>
          <w:rFonts w:ascii="Times New Roman" w:hAnsi="Times New Roman" w:cs="Times New Roman"/>
          <w:spacing w:val="-5"/>
          <w:sz w:val="26"/>
          <w:szCs w:val="26"/>
          <w:lang w:val="ru-RU"/>
        </w:rPr>
        <w:t xml:space="preserve"> </w:t>
      </w:r>
      <w:r w:rsidR="00E02134" w:rsidRPr="00DB3832">
        <w:rPr>
          <w:rFonts w:ascii="Times New Roman" w:hAnsi="Times New Roman" w:cs="Times New Roman"/>
          <w:sz w:val="26"/>
          <w:szCs w:val="26"/>
        </w:rPr>
        <w:t>n</w:t>
      </w:r>
      <w:r w:rsidR="00985BB7" w:rsidRPr="00DB3832">
        <w:rPr>
          <w:rFonts w:ascii="Times New Roman" w:hAnsi="Times New Roman" w:cs="Times New Roman"/>
          <w:spacing w:val="13"/>
          <w:sz w:val="26"/>
          <w:szCs w:val="26"/>
          <w:lang w:val="ru-RU"/>
        </w:rPr>
        <w:t xml:space="preserve"> </w:t>
      </w:r>
      <w:r w:rsidR="00985BB7" w:rsidRPr="00DB3832">
        <w:rPr>
          <w:rFonts w:ascii="Times New Roman" w:hAnsi="Times New Roman" w:cs="Times New Roman"/>
          <w:sz w:val="26"/>
          <w:szCs w:val="26"/>
          <w:lang w:val="ru-RU"/>
        </w:rPr>
        <w:t>(</w:t>
      </w:r>
      <w:r w:rsidR="00985BB7" w:rsidRPr="00DB3832">
        <w:rPr>
          <w:rFonts w:ascii="Times New Roman" w:hAnsi="Times New Roman" w:cs="Times New Roman"/>
          <w:sz w:val="26"/>
          <w:szCs w:val="26"/>
        </w:rPr>
        <w:t>next</w:t>
      </w:r>
      <w:r w:rsidR="00985BB7" w:rsidRPr="00DB3832">
        <w:rPr>
          <w:rFonts w:ascii="Times New Roman" w:hAnsi="Times New Roman" w:cs="Times New Roman"/>
          <w:spacing w:val="-4"/>
          <w:sz w:val="26"/>
          <w:szCs w:val="26"/>
          <w:lang w:val="ru-RU"/>
        </w:rPr>
        <w:t xml:space="preserve"> </w:t>
      </w:r>
      <w:r w:rsidR="00985BB7" w:rsidRPr="00DB3832">
        <w:rPr>
          <w:rFonts w:ascii="Times New Roman" w:hAnsi="Times New Roman" w:cs="Times New Roman"/>
          <w:w w:val="115"/>
          <w:sz w:val="26"/>
          <w:szCs w:val="26"/>
          <w:lang w:val="ru-RU"/>
        </w:rPr>
        <w:t>-</w:t>
      </w:r>
      <w:r w:rsidR="00985BB7" w:rsidRPr="00DB3832">
        <w:rPr>
          <w:rFonts w:ascii="Times New Roman" w:hAnsi="Times New Roman" w:cs="Times New Roman"/>
          <w:spacing w:val="-65"/>
          <w:w w:val="115"/>
          <w:sz w:val="26"/>
          <w:szCs w:val="26"/>
          <w:lang w:val="ru-RU"/>
        </w:rPr>
        <w:t xml:space="preserve"> </w:t>
      </w:r>
      <w:r w:rsidR="00985BB7" w:rsidRPr="00DB3832">
        <w:rPr>
          <w:rFonts w:ascii="Times New Roman" w:hAnsi="Times New Roman" w:cs="Times New Roman"/>
          <w:sz w:val="26"/>
          <w:szCs w:val="26"/>
          <w:lang w:val="ru-RU"/>
        </w:rPr>
        <w:t>дальше):</w:t>
      </w:r>
      <w:r w:rsidR="00D7661A">
        <w:rPr>
          <w:rFonts w:ascii="Times New Roman" w:hAnsi="Times New Roman" w:cs="Times New Roman"/>
          <w:sz w:val="26"/>
          <w:szCs w:val="26"/>
          <w:lang w:val="ru-RU"/>
        </w:rPr>
        <w:t xml:space="preserve"> </w:t>
      </w:r>
      <w:r w:rsidR="00D7661A">
        <w:rPr>
          <w:noProof/>
        </w:rPr>
        <w:drawing>
          <wp:inline distT="0" distB="0" distL="0" distR="0" wp14:anchorId="67622CC6" wp14:editId="24CE9DCC">
            <wp:extent cx="5728855" cy="963295"/>
            <wp:effectExtent l="0" t="0" r="571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0350" cy="963546"/>
                    </a:xfrm>
                    <a:prstGeom prst="rect">
                      <a:avLst/>
                    </a:prstGeom>
                  </pic:spPr>
                </pic:pic>
              </a:graphicData>
            </a:graphic>
          </wp:inline>
        </w:drawing>
      </w:r>
    </w:p>
    <w:p w14:paraId="1DDBC91B" w14:textId="75365B87" w:rsidR="00D7661A" w:rsidRPr="00D7661A" w:rsidRDefault="00D7661A" w:rsidP="00D7661A">
      <w:pPr>
        <w:tabs>
          <w:tab w:val="left" w:pos="1066"/>
          <w:tab w:val="left" w:pos="1885"/>
        </w:tabs>
        <w:spacing w:line="161" w:lineRule="exact"/>
        <w:ind w:left="484"/>
        <w:jc w:val="both"/>
        <w:rPr>
          <w:rFonts w:ascii="Times New Roman" w:hAnsi="Times New Roman" w:cs="Times New Roman"/>
          <w:sz w:val="26"/>
          <w:szCs w:val="26"/>
          <w:lang w:val="ru-RU"/>
        </w:rPr>
        <w:sectPr w:rsidR="00D7661A" w:rsidRPr="00D7661A">
          <w:pgSz w:w="10350" w:h="14790"/>
          <w:pgMar w:top="0" w:right="560" w:bottom="280" w:left="560" w:header="720" w:footer="720" w:gutter="0"/>
          <w:cols w:space="720"/>
        </w:sectPr>
      </w:pPr>
    </w:p>
    <w:p w14:paraId="0D814A73" w14:textId="049BD893" w:rsidR="00985BB7" w:rsidRPr="00D7661A" w:rsidRDefault="00985BB7" w:rsidP="00D7661A">
      <w:pPr>
        <w:spacing w:before="9" w:line="292" w:lineRule="exact"/>
        <w:jc w:val="both"/>
        <w:rPr>
          <w:rFonts w:ascii="Times New Roman" w:hAnsi="Times New Roman" w:cs="Times New Roman"/>
          <w:sz w:val="26"/>
          <w:szCs w:val="26"/>
          <w:lang w:val="ru-RU"/>
        </w:rPr>
        <w:sectPr w:rsidR="00985BB7" w:rsidRPr="00D7661A">
          <w:type w:val="continuous"/>
          <w:pgSz w:w="10350" w:h="14790"/>
          <w:pgMar w:top="0" w:right="560" w:bottom="280" w:left="560" w:header="720" w:footer="720" w:gutter="0"/>
          <w:cols w:num="2" w:space="720" w:equalWidth="0">
            <w:col w:w="1306" w:space="76"/>
            <w:col w:w="7848"/>
          </w:cols>
        </w:sectPr>
      </w:pPr>
    </w:p>
    <w:p w14:paraId="3411D0E1" w14:textId="57C48B82" w:rsidR="00985BB7" w:rsidRPr="00D7661A" w:rsidRDefault="00985BB7" w:rsidP="00DB3832">
      <w:pPr>
        <w:pStyle w:val="BodyText"/>
        <w:spacing w:before="1"/>
        <w:jc w:val="both"/>
        <w:rPr>
          <w:rFonts w:ascii="Times New Roman" w:hAnsi="Times New Roman" w:cs="Times New Roman"/>
          <w:sz w:val="26"/>
          <w:szCs w:val="26"/>
          <w:lang w:val="ru-RU"/>
        </w:rPr>
      </w:pPr>
      <w:r w:rsidRPr="00DB3832">
        <w:rPr>
          <w:rFonts w:ascii="Times New Roman" w:hAnsi="Times New Roman" w:cs="Times New Roman"/>
          <w:noProof/>
          <w:sz w:val="26"/>
          <w:szCs w:val="26"/>
          <w:lang w:val="ru-RU" w:eastAsia="ru-RU"/>
        </w:rPr>
        <mc:AlternateContent>
          <mc:Choice Requires="wps">
            <w:drawing>
              <wp:anchor distT="0" distB="0" distL="114300" distR="114300" simplePos="0" relativeHeight="251657216" behindDoc="0" locked="0" layoutInCell="1" allowOverlap="1" wp14:anchorId="0D38B326" wp14:editId="15225FA4">
                <wp:simplePos x="0" y="0"/>
                <wp:positionH relativeFrom="page">
                  <wp:posOffset>5401310</wp:posOffset>
                </wp:positionH>
                <wp:positionV relativeFrom="page">
                  <wp:posOffset>-203835</wp:posOffset>
                </wp:positionV>
                <wp:extent cx="711200" cy="1197610"/>
                <wp:effectExtent l="635" t="0" r="2540" b="0"/>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BFB4E" w14:textId="07A3EA2D" w:rsidR="00985BB7" w:rsidRDefault="00985BB7" w:rsidP="00985BB7">
                            <w:pPr>
                              <w:spacing w:before="48"/>
                              <w:rPr>
                                <w:rFonts w:ascii="Verdana" w:hAnsi="Verdana"/>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8B326" id="Надпись 75" o:spid="_x0000_s1029" type="#_x0000_t202" style="position:absolute;left:0;text-align:left;margin-left:425.3pt;margin-top:-16.05pt;width:56pt;height:94.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" filled="f" stroked="f">
                <v:textbox inset="0,0,0,0">
                  <w:txbxContent>
                    <w:p w14:paraId="4D1BFB4E" w14:textId="07A3EA2D" w:rsidR="00985BB7" w:rsidRDefault="00985BB7" w:rsidP="00985BB7">
                      <w:pPr>
                        <w:spacing w:before="48"/>
                        <w:rPr>
                          <w:rFonts w:ascii="Verdana" w:hAnsi="Verdana"/>
                          <w:sz w:val="140"/>
                        </w:rPr>
                      </w:pPr>
                    </w:p>
                  </w:txbxContent>
                </v:textbox>
                <w10:wrap anchorx="page" anchory="page"/>
              </v:shape>
            </w:pict>
          </mc:Fallback>
        </mc:AlternateContent>
      </w:r>
    </w:p>
    <w:p w14:paraId="2A871CEF" w14:textId="6D3858B3" w:rsidR="00985BB7" w:rsidRPr="00DB3832" w:rsidRDefault="00985BB7" w:rsidP="00DB3832">
      <w:pPr>
        <w:spacing w:before="80" w:line="218" w:lineRule="auto"/>
        <w:ind w:left="223" w:right="114" w:firstLine="262"/>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Далее мы можем войти внутрь </w:t>
      </w:r>
      <w:r w:rsidRPr="00DB3832">
        <w:rPr>
          <w:rFonts w:ascii="Times New Roman" w:hAnsi="Times New Roman" w:cs="Times New Roman"/>
          <w:w w:val="95"/>
          <w:sz w:val="26"/>
          <w:szCs w:val="26"/>
        </w:rPr>
        <w:t>throws</w:t>
      </w:r>
      <w:r w:rsidRPr="00DB3832">
        <w:rPr>
          <w:rFonts w:ascii="Times New Roman" w:hAnsi="Times New Roman" w:cs="Times New Roman"/>
          <w:w w:val="95"/>
          <w:sz w:val="26"/>
          <w:szCs w:val="26"/>
          <w:lang w:val="ru-RU"/>
        </w:rPr>
        <w:t>_</w:t>
      </w:r>
      <w:r w:rsidRPr="00DB3832">
        <w:rPr>
          <w:rFonts w:ascii="Times New Roman" w:hAnsi="Times New Roman" w:cs="Times New Roman"/>
          <w:w w:val="95"/>
          <w:sz w:val="26"/>
          <w:szCs w:val="26"/>
        </w:rPr>
        <w:t>an</w:t>
      </w:r>
      <w:r w:rsidRPr="00DB3832">
        <w:rPr>
          <w:rFonts w:ascii="Times New Roman" w:hAnsi="Times New Roman" w:cs="Times New Roman"/>
          <w:w w:val="95"/>
          <w:sz w:val="26"/>
          <w:szCs w:val="26"/>
          <w:lang w:val="ru-RU"/>
        </w:rPr>
        <w:t>_</w:t>
      </w:r>
      <w:r w:rsidRPr="00DB3832">
        <w:rPr>
          <w:rFonts w:ascii="Times New Roman" w:hAnsi="Times New Roman" w:cs="Times New Roman"/>
          <w:w w:val="95"/>
          <w:sz w:val="26"/>
          <w:szCs w:val="26"/>
        </w:rPr>
        <w:t>exception</w:t>
      </w:r>
      <w:r w:rsidRPr="00DB3832">
        <w:rPr>
          <w:rFonts w:ascii="Times New Roman" w:hAnsi="Times New Roman" w:cs="Times New Roman"/>
          <w:w w:val="95"/>
          <w:sz w:val="26"/>
          <w:szCs w:val="26"/>
          <w:lang w:val="ru-RU"/>
        </w:rPr>
        <w:t>, дойти до строки, где воз­</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никает ошибка, и изучить переменные в текущей области видимости. Отметим,</w:t>
      </w:r>
      <w:r w:rsidRPr="00DB3832">
        <w:rPr>
          <w:rFonts w:ascii="Times New Roman" w:hAnsi="Times New Roman" w:cs="Times New Roman"/>
          <w:spacing w:val="-57"/>
          <w:sz w:val="26"/>
          <w:szCs w:val="26"/>
          <w:lang w:val="ru-RU"/>
        </w:rPr>
        <w:t xml:space="preserve"> </w:t>
      </w:r>
      <w:r w:rsidRPr="00DB3832">
        <w:rPr>
          <w:rFonts w:ascii="Times New Roman" w:hAnsi="Times New Roman" w:cs="Times New Roman"/>
          <w:w w:val="95"/>
          <w:sz w:val="26"/>
          <w:szCs w:val="26"/>
          <w:lang w:val="ru-RU"/>
        </w:rPr>
        <w:t>что у команд отладчика больший приоритет, чем у имен переменных, поэтому для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просмотра переменной с таким же именем, как у команды, необходимо предпо­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слать</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ей</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знак</w:t>
      </w:r>
      <w:r w:rsidRPr="00DB3832">
        <w:rPr>
          <w:rFonts w:ascii="Times New Roman" w:hAnsi="Times New Roman" w:cs="Times New Roman"/>
          <w:spacing w:val="43"/>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pacing w:val="13"/>
          <w:sz w:val="26"/>
          <w:szCs w:val="26"/>
          <w:lang w:val="ru-RU"/>
        </w:rPr>
        <w:t xml:space="preserve"> </w:t>
      </w:r>
      <w:r w:rsidRPr="00DB3832">
        <w:rPr>
          <w:rFonts w:ascii="Times New Roman" w:hAnsi="Times New Roman" w:cs="Times New Roman"/>
          <w:sz w:val="26"/>
          <w:szCs w:val="26"/>
          <w:lang w:val="ru-RU"/>
        </w:rPr>
        <w:t>.</w:t>
      </w:r>
    </w:p>
    <w:p w14:paraId="25AFC756" w14:textId="51F66FDE" w:rsidR="00A72BB8" w:rsidRDefault="00A72BB8" w:rsidP="00DB3832">
      <w:pPr>
        <w:spacing w:before="80" w:line="218" w:lineRule="auto"/>
        <w:ind w:left="223" w:right="114" w:firstLine="262"/>
        <w:jc w:val="both"/>
        <w:rPr>
          <w:rFonts w:ascii="Times New Roman" w:hAnsi="Times New Roman" w:cs="Times New Roman"/>
          <w:sz w:val="26"/>
          <w:szCs w:val="26"/>
          <w:lang w:val="ru-RU"/>
        </w:rPr>
      </w:pPr>
    </w:p>
    <w:p w14:paraId="762E893D" w14:textId="7253D115" w:rsidR="009E5901" w:rsidRDefault="009E5901" w:rsidP="00DB3832">
      <w:pPr>
        <w:spacing w:before="80" w:line="218" w:lineRule="auto"/>
        <w:ind w:left="223" w:right="114" w:firstLine="262"/>
        <w:jc w:val="both"/>
        <w:rPr>
          <w:rFonts w:ascii="Times New Roman" w:hAnsi="Times New Roman" w:cs="Times New Roman"/>
          <w:sz w:val="26"/>
          <w:szCs w:val="26"/>
          <w:lang w:val="ru-RU"/>
        </w:rPr>
      </w:pPr>
    </w:p>
    <w:p w14:paraId="14891070" w14:textId="69484B43" w:rsidR="009E5901" w:rsidRDefault="009E5901" w:rsidP="00DB3832">
      <w:pPr>
        <w:spacing w:before="80" w:line="218" w:lineRule="auto"/>
        <w:ind w:left="223" w:right="114" w:firstLine="262"/>
        <w:jc w:val="both"/>
        <w:rPr>
          <w:rFonts w:ascii="Times New Roman" w:hAnsi="Times New Roman" w:cs="Times New Roman"/>
          <w:sz w:val="26"/>
          <w:szCs w:val="26"/>
          <w:lang w:val="ru-RU"/>
        </w:rPr>
      </w:pPr>
    </w:p>
    <w:p w14:paraId="157C3A7C" w14:textId="59DC6529" w:rsidR="009E5901" w:rsidRDefault="009E5901" w:rsidP="00DB3832">
      <w:pPr>
        <w:spacing w:before="80" w:line="218" w:lineRule="auto"/>
        <w:ind w:left="223" w:right="114" w:firstLine="262"/>
        <w:jc w:val="both"/>
        <w:rPr>
          <w:rFonts w:ascii="Times New Roman" w:hAnsi="Times New Roman" w:cs="Times New Roman"/>
          <w:sz w:val="26"/>
          <w:szCs w:val="26"/>
          <w:lang w:val="ru-RU"/>
        </w:rPr>
      </w:pPr>
    </w:p>
    <w:p w14:paraId="7721C5FC" w14:textId="65B54A8F" w:rsidR="009E5901" w:rsidRDefault="009E5901" w:rsidP="00DB3832">
      <w:pPr>
        <w:spacing w:before="80" w:line="218" w:lineRule="auto"/>
        <w:ind w:left="223" w:right="114" w:firstLine="262"/>
        <w:jc w:val="both"/>
        <w:rPr>
          <w:rFonts w:ascii="Times New Roman" w:hAnsi="Times New Roman" w:cs="Times New Roman"/>
          <w:sz w:val="26"/>
          <w:szCs w:val="26"/>
          <w:lang w:val="ru-RU"/>
        </w:rPr>
      </w:pPr>
    </w:p>
    <w:p w14:paraId="76FA2D15" w14:textId="76A0765C" w:rsidR="009E5901" w:rsidRDefault="009E5901" w:rsidP="00DB3832">
      <w:pPr>
        <w:spacing w:before="80" w:line="218" w:lineRule="auto"/>
        <w:ind w:left="223" w:right="114" w:firstLine="262"/>
        <w:jc w:val="both"/>
        <w:rPr>
          <w:rFonts w:ascii="Times New Roman" w:hAnsi="Times New Roman" w:cs="Times New Roman"/>
          <w:sz w:val="26"/>
          <w:szCs w:val="26"/>
          <w:lang w:val="ru-RU"/>
        </w:rPr>
      </w:pPr>
    </w:p>
    <w:p w14:paraId="04E9B1D2" w14:textId="14576549" w:rsidR="009E5901" w:rsidRDefault="009E5901" w:rsidP="00DB3832">
      <w:pPr>
        <w:spacing w:before="80" w:line="218" w:lineRule="auto"/>
        <w:ind w:left="223" w:right="114" w:firstLine="262"/>
        <w:jc w:val="both"/>
        <w:rPr>
          <w:rFonts w:ascii="Times New Roman" w:hAnsi="Times New Roman" w:cs="Times New Roman"/>
          <w:sz w:val="26"/>
          <w:szCs w:val="26"/>
          <w:lang w:val="ru-RU"/>
        </w:rPr>
      </w:pPr>
    </w:p>
    <w:p w14:paraId="77D56A7F" w14:textId="51638731" w:rsidR="009E5901" w:rsidRDefault="009E5901" w:rsidP="00DB3832">
      <w:pPr>
        <w:spacing w:before="80" w:line="218" w:lineRule="auto"/>
        <w:ind w:left="223" w:right="114" w:firstLine="262"/>
        <w:jc w:val="both"/>
        <w:rPr>
          <w:rFonts w:ascii="Times New Roman" w:hAnsi="Times New Roman" w:cs="Times New Roman"/>
          <w:sz w:val="26"/>
          <w:szCs w:val="26"/>
          <w:lang w:val="ru-RU"/>
        </w:rPr>
      </w:pPr>
    </w:p>
    <w:p w14:paraId="724642C8" w14:textId="0C7CE6A6" w:rsidR="009E5901" w:rsidRDefault="009E5901" w:rsidP="00DB3832">
      <w:pPr>
        <w:spacing w:before="80" w:line="218" w:lineRule="auto"/>
        <w:ind w:left="223" w:right="114" w:firstLine="262"/>
        <w:jc w:val="both"/>
        <w:rPr>
          <w:rFonts w:ascii="Times New Roman" w:hAnsi="Times New Roman" w:cs="Times New Roman"/>
          <w:sz w:val="26"/>
          <w:szCs w:val="26"/>
          <w:lang w:val="ru-RU"/>
        </w:rPr>
      </w:pPr>
    </w:p>
    <w:p w14:paraId="2EA928AD" w14:textId="77777777" w:rsidR="009E5901" w:rsidRPr="00DB3832" w:rsidRDefault="009E5901" w:rsidP="00DB3832">
      <w:pPr>
        <w:spacing w:before="80" w:line="218" w:lineRule="auto"/>
        <w:ind w:left="223" w:right="114" w:firstLine="262"/>
        <w:jc w:val="both"/>
        <w:rPr>
          <w:rFonts w:ascii="Times New Roman" w:hAnsi="Times New Roman" w:cs="Times New Roman"/>
          <w:sz w:val="26"/>
          <w:szCs w:val="26"/>
          <w:lang w:val="ru-RU"/>
        </w:rPr>
      </w:pPr>
    </w:p>
    <w:p w14:paraId="0DA63813" w14:textId="0949C010" w:rsidR="00985BB7" w:rsidRPr="00DB3832" w:rsidRDefault="00AA4D09" w:rsidP="00DB3832">
      <w:pPr>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space="720"/>
        </w:sectPr>
      </w:pPr>
      <w:r w:rsidRPr="00DB3832">
        <w:rPr>
          <w:rFonts w:ascii="Times New Roman" w:hAnsi="Times New Roman" w:cs="Times New Roman"/>
          <w:noProof/>
          <w:sz w:val="26"/>
          <w:szCs w:val="26"/>
        </w:rPr>
        <w:drawing>
          <wp:inline distT="0" distB="0" distL="0" distR="0" wp14:anchorId="6D59EDE4" wp14:editId="14C8D191">
            <wp:extent cx="5299364" cy="2187495"/>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3528" cy="2193341"/>
                    </a:xfrm>
                    <a:prstGeom prst="rect">
                      <a:avLst/>
                    </a:prstGeom>
                  </pic:spPr>
                </pic:pic>
              </a:graphicData>
            </a:graphic>
          </wp:inline>
        </w:drawing>
      </w:r>
    </w:p>
    <w:p w14:paraId="09D08D05" w14:textId="5CFC86B5" w:rsidR="007719C7" w:rsidRPr="00DB3832" w:rsidRDefault="007719C7" w:rsidP="009E5901">
      <w:pPr>
        <w:pStyle w:val="BodyText"/>
        <w:spacing w:before="216" w:line="235" w:lineRule="auto"/>
        <w:ind w:right="165"/>
        <w:jc w:val="both"/>
        <w:rPr>
          <w:rFonts w:ascii="Times New Roman" w:hAnsi="Times New Roman" w:cs="Times New Roman"/>
          <w:w w:val="95"/>
          <w:sz w:val="26"/>
          <w:szCs w:val="26"/>
          <w:lang w:val="ru-RU"/>
        </w:rPr>
      </w:pPr>
      <w:r w:rsidRPr="00DB3832">
        <w:rPr>
          <w:rFonts w:ascii="Times New Roman" w:hAnsi="Times New Roman" w:cs="Times New Roman"/>
          <w:noProof/>
          <w:sz w:val="26"/>
          <w:szCs w:val="26"/>
        </w:rPr>
        <w:drawing>
          <wp:inline distT="0" distB="0" distL="0" distR="0" wp14:anchorId="5EC8A81E" wp14:editId="5D4E1E33">
            <wp:extent cx="5561162" cy="2402205"/>
            <wp:effectExtent l="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5537" cy="2404095"/>
                    </a:xfrm>
                    <a:prstGeom prst="rect">
                      <a:avLst/>
                    </a:prstGeom>
                  </pic:spPr>
                </pic:pic>
              </a:graphicData>
            </a:graphic>
          </wp:inline>
        </w:drawing>
      </w:r>
    </w:p>
    <w:p w14:paraId="54B8888F" w14:textId="4A109807" w:rsidR="00985BB7" w:rsidRDefault="00985BB7" w:rsidP="00DB3832">
      <w:pPr>
        <w:pStyle w:val="BodyText"/>
        <w:spacing w:before="216" w:line="235" w:lineRule="auto"/>
        <w:ind w:left="124" w:right="165" w:firstLine="283"/>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Уверенное владение интерактивным отладчиком приходит с опытом и практи­</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5"/>
          <w:sz w:val="26"/>
          <w:szCs w:val="26"/>
          <w:lang w:val="ru-RU"/>
        </w:rPr>
        <w:t>кой. В табл. 3.3 приведен полный перечень команд отладчика. Если вы привыкли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к </w:t>
      </w:r>
      <w:r w:rsidRPr="00DB3832">
        <w:rPr>
          <w:rFonts w:ascii="Times New Roman" w:hAnsi="Times New Roman" w:cs="Times New Roman"/>
          <w:w w:val="95"/>
          <w:sz w:val="26"/>
          <w:szCs w:val="26"/>
        </w:rPr>
        <w:t>IDE</w:t>
      </w:r>
      <w:r w:rsidRPr="00DB3832">
        <w:rPr>
          <w:rFonts w:ascii="Times New Roman" w:hAnsi="Times New Roman" w:cs="Times New Roman"/>
          <w:w w:val="95"/>
          <w:sz w:val="26"/>
          <w:szCs w:val="26"/>
          <w:lang w:val="ru-RU"/>
        </w:rPr>
        <w:t>, то консольный отладчик на первых порах может показаться неуклюжим, но</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5"/>
          <w:sz w:val="26"/>
          <w:szCs w:val="26"/>
          <w:lang w:val="ru-RU"/>
        </w:rPr>
        <w:t xml:space="preserve">со временем это впечатление рассеется. В большинстве </w:t>
      </w:r>
      <w:r w:rsidRPr="00DB3832">
        <w:rPr>
          <w:rFonts w:ascii="Times New Roman" w:hAnsi="Times New Roman" w:cs="Times New Roman"/>
          <w:w w:val="95"/>
          <w:sz w:val="26"/>
          <w:szCs w:val="26"/>
        </w:rPr>
        <w:t>IDE</w:t>
      </w:r>
      <w:r w:rsidRPr="00DB3832">
        <w:rPr>
          <w:rFonts w:ascii="Times New Roman" w:hAnsi="Times New Roman" w:cs="Times New Roman"/>
          <w:w w:val="95"/>
          <w:sz w:val="26"/>
          <w:szCs w:val="26"/>
          <w:lang w:val="ru-RU"/>
        </w:rPr>
        <w:t xml:space="preserve"> для </w:t>
      </w:r>
      <w:r w:rsidRPr="00DB3832">
        <w:rPr>
          <w:rFonts w:ascii="Times New Roman" w:hAnsi="Times New Roman" w:cs="Times New Roman"/>
          <w:w w:val="95"/>
          <w:sz w:val="26"/>
          <w:szCs w:val="26"/>
        </w:rPr>
        <w:t>Python</w:t>
      </w:r>
      <w:r w:rsidRPr="00DB3832">
        <w:rPr>
          <w:rFonts w:ascii="Times New Roman" w:hAnsi="Times New Roman" w:cs="Times New Roman"/>
          <w:w w:val="95"/>
          <w:sz w:val="26"/>
          <w:szCs w:val="26"/>
          <w:lang w:val="ru-RU"/>
        </w:rPr>
        <w:t xml:space="preserve"> имеются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0"/>
          <w:sz w:val="26"/>
          <w:szCs w:val="26"/>
          <w:lang w:val="ru-RU"/>
        </w:rPr>
        <w:t>отличные</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графические отладчики,</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но</w:t>
      </w:r>
      <w:r w:rsidRPr="00DB3832">
        <w:rPr>
          <w:rFonts w:ascii="Times New Roman" w:hAnsi="Times New Roman" w:cs="Times New Roman"/>
          <w:spacing w:val="44"/>
          <w:sz w:val="26"/>
          <w:szCs w:val="26"/>
          <w:lang w:val="ru-RU"/>
        </w:rPr>
        <w:t xml:space="preserve"> </w:t>
      </w:r>
      <w:r w:rsidRPr="00DB3832">
        <w:rPr>
          <w:rFonts w:ascii="Times New Roman" w:hAnsi="Times New Roman" w:cs="Times New Roman"/>
          <w:w w:val="90"/>
          <w:sz w:val="26"/>
          <w:szCs w:val="26"/>
          <w:lang w:val="ru-RU"/>
        </w:rPr>
        <w:t>обычно отладка</w:t>
      </w:r>
      <w:r w:rsidRPr="00DB3832">
        <w:rPr>
          <w:rFonts w:ascii="Times New Roman" w:hAnsi="Times New Roman" w:cs="Times New Roman"/>
          <w:spacing w:val="44"/>
          <w:sz w:val="26"/>
          <w:szCs w:val="26"/>
          <w:lang w:val="ru-RU"/>
        </w:rPr>
        <w:t xml:space="preserve"> </w:t>
      </w:r>
      <w:r w:rsidRPr="00DB3832">
        <w:rPr>
          <w:rFonts w:ascii="Times New Roman" w:hAnsi="Times New Roman" w:cs="Times New Roman"/>
          <w:w w:val="90"/>
          <w:sz w:val="26"/>
          <w:szCs w:val="26"/>
          <w:lang w:val="ru-RU"/>
        </w:rPr>
        <w:t>в</w:t>
      </w:r>
      <w:r w:rsidRPr="00DB3832">
        <w:rPr>
          <w:rFonts w:ascii="Times New Roman" w:hAnsi="Times New Roman" w:cs="Times New Roman"/>
          <w:spacing w:val="44"/>
          <w:sz w:val="26"/>
          <w:szCs w:val="26"/>
          <w:lang w:val="ru-RU"/>
        </w:rPr>
        <w:t xml:space="preserve"> </w:t>
      </w:r>
      <w:r w:rsidRPr="00DB3832">
        <w:rPr>
          <w:rFonts w:ascii="Times New Roman" w:hAnsi="Times New Roman" w:cs="Times New Roman"/>
          <w:w w:val="90"/>
          <w:sz w:val="26"/>
          <w:szCs w:val="26"/>
          <w:lang w:val="ru-RU"/>
        </w:rPr>
        <w:t>самом</w:t>
      </w:r>
      <w:r w:rsidRPr="00DB3832">
        <w:rPr>
          <w:rFonts w:ascii="Times New Roman" w:hAnsi="Times New Roman" w:cs="Times New Roman"/>
          <w:spacing w:val="44"/>
          <w:sz w:val="26"/>
          <w:szCs w:val="26"/>
          <w:lang w:val="ru-RU"/>
        </w:rPr>
        <w:t xml:space="preserve"> </w:t>
      </w:r>
      <w:r w:rsidRPr="00DB3832">
        <w:rPr>
          <w:rFonts w:ascii="Times New Roman" w:hAnsi="Times New Roman" w:cs="Times New Roman"/>
          <w:w w:val="90"/>
          <w:sz w:val="26"/>
          <w:szCs w:val="26"/>
        </w:rPr>
        <w:t>IPython</w:t>
      </w:r>
      <w:r w:rsidRPr="00DB3832">
        <w:rPr>
          <w:rFonts w:ascii="Times New Roman" w:hAnsi="Times New Roman" w:cs="Times New Roman"/>
          <w:spacing w:val="44"/>
          <w:sz w:val="26"/>
          <w:szCs w:val="26"/>
          <w:lang w:val="ru-RU"/>
        </w:rPr>
        <w:t xml:space="preserve"> </w:t>
      </w:r>
      <w:r w:rsidRPr="00DB3832">
        <w:rPr>
          <w:rFonts w:ascii="Times New Roman" w:hAnsi="Times New Roman" w:cs="Times New Roman"/>
          <w:w w:val="90"/>
          <w:sz w:val="26"/>
          <w:szCs w:val="26"/>
          <w:lang w:val="ru-RU"/>
        </w:rPr>
        <w:t>оказывает­</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sz w:val="26"/>
          <w:szCs w:val="26"/>
          <w:lang w:val="ru-RU"/>
        </w:rPr>
        <w:t>ся</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намного</w:t>
      </w:r>
      <w:r w:rsidRPr="00DB3832">
        <w:rPr>
          <w:rFonts w:ascii="Times New Roman" w:hAnsi="Times New Roman" w:cs="Times New Roman"/>
          <w:spacing w:val="-14"/>
          <w:sz w:val="26"/>
          <w:szCs w:val="26"/>
          <w:lang w:val="ru-RU"/>
        </w:rPr>
        <w:t xml:space="preserve"> </w:t>
      </w:r>
      <w:r w:rsidRPr="00DB3832">
        <w:rPr>
          <w:rFonts w:ascii="Times New Roman" w:hAnsi="Times New Roman" w:cs="Times New Roman"/>
          <w:sz w:val="26"/>
          <w:szCs w:val="26"/>
          <w:lang w:val="ru-RU"/>
        </w:rPr>
        <w:t>продуктивнее.</w:t>
      </w:r>
    </w:p>
    <w:p w14:paraId="79A533E2" w14:textId="51C46228" w:rsidR="009E5901" w:rsidRDefault="009E5901" w:rsidP="00DB3832">
      <w:pPr>
        <w:pStyle w:val="BodyText"/>
        <w:spacing w:before="216" w:line="235" w:lineRule="auto"/>
        <w:ind w:left="124" w:right="165" w:firstLine="283"/>
        <w:jc w:val="both"/>
        <w:rPr>
          <w:rFonts w:ascii="Times New Roman" w:hAnsi="Times New Roman" w:cs="Times New Roman"/>
          <w:sz w:val="26"/>
          <w:szCs w:val="26"/>
          <w:lang w:val="ru-RU"/>
        </w:rPr>
      </w:pPr>
    </w:p>
    <w:p w14:paraId="75F67883" w14:textId="0B7A2D95" w:rsidR="009E5901" w:rsidRDefault="009E5901" w:rsidP="00DB3832">
      <w:pPr>
        <w:pStyle w:val="BodyText"/>
        <w:spacing w:before="216" w:line="235" w:lineRule="auto"/>
        <w:ind w:left="124" w:right="165" w:firstLine="283"/>
        <w:jc w:val="both"/>
        <w:rPr>
          <w:rFonts w:ascii="Times New Roman" w:hAnsi="Times New Roman" w:cs="Times New Roman"/>
          <w:sz w:val="26"/>
          <w:szCs w:val="26"/>
          <w:lang w:val="ru-RU"/>
        </w:rPr>
      </w:pPr>
    </w:p>
    <w:p w14:paraId="6933677F" w14:textId="74166014" w:rsidR="009E5901" w:rsidRDefault="009E5901" w:rsidP="00DB3832">
      <w:pPr>
        <w:pStyle w:val="BodyText"/>
        <w:spacing w:before="216" w:line="235" w:lineRule="auto"/>
        <w:ind w:left="124" w:right="165" w:firstLine="283"/>
        <w:jc w:val="both"/>
        <w:rPr>
          <w:rFonts w:ascii="Times New Roman" w:hAnsi="Times New Roman" w:cs="Times New Roman"/>
          <w:sz w:val="26"/>
          <w:szCs w:val="26"/>
          <w:lang w:val="ru-RU"/>
        </w:rPr>
      </w:pPr>
    </w:p>
    <w:p w14:paraId="1970E384" w14:textId="1AD5095C" w:rsidR="009E5901" w:rsidRDefault="009E5901" w:rsidP="00DB3832">
      <w:pPr>
        <w:pStyle w:val="BodyText"/>
        <w:spacing w:before="216" w:line="235" w:lineRule="auto"/>
        <w:ind w:left="124" w:right="165" w:firstLine="283"/>
        <w:jc w:val="both"/>
        <w:rPr>
          <w:rFonts w:ascii="Times New Roman" w:hAnsi="Times New Roman" w:cs="Times New Roman"/>
          <w:sz w:val="26"/>
          <w:szCs w:val="26"/>
          <w:lang w:val="ru-RU"/>
        </w:rPr>
      </w:pPr>
    </w:p>
    <w:p w14:paraId="79D4D00E" w14:textId="743EADC8" w:rsidR="009E5901" w:rsidRDefault="009E5901" w:rsidP="00DB3832">
      <w:pPr>
        <w:pStyle w:val="BodyText"/>
        <w:spacing w:before="216" w:line="235" w:lineRule="auto"/>
        <w:ind w:left="124" w:right="165" w:firstLine="283"/>
        <w:jc w:val="both"/>
        <w:rPr>
          <w:rFonts w:ascii="Times New Roman" w:hAnsi="Times New Roman" w:cs="Times New Roman"/>
          <w:sz w:val="26"/>
          <w:szCs w:val="26"/>
          <w:lang w:val="ru-RU"/>
        </w:rPr>
      </w:pPr>
    </w:p>
    <w:p w14:paraId="239DC5DF" w14:textId="76BCCB5C" w:rsidR="009E5901" w:rsidRDefault="009E5901" w:rsidP="00DB3832">
      <w:pPr>
        <w:pStyle w:val="BodyText"/>
        <w:spacing w:before="216" w:line="235" w:lineRule="auto"/>
        <w:ind w:left="124" w:right="165" w:firstLine="283"/>
        <w:jc w:val="both"/>
        <w:rPr>
          <w:rFonts w:ascii="Times New Roman" w:hAnsi="Times New Roman" w:cs="Times New Roman"/>
          <w:sz w:val="26"/>
          <w:szCs w:val="26"/>
          <w:lang w:val="ru-RU"/>
        </w:rPr>
      </w:pPr>
    </w:p>
    <w:p w14:paraId="43D26FF9" w14:textId="7B1E7E7E" w:rsidR="009E5901" w:rsidRDefault="009E5901" w:rsidP="00DB3832">
      <w:pPr>
        <w:pStyle w:val="BodyText"/>
        <w:spacing w:before="216" w:line="235" w:lineRule="auto"/>
        <w:ind w:left="124" w:right="165" w:firstLine="283"/>
        <w:jc w:val="both"/>
        <w:rPr>
          <w:rFonts w:ascii="Times New Roman" w:hAnsi="Times New Roman" w:cs="Times New Roman"/>
          <w:sz w:val="26"/>
          <w:szCs w:val="26"/>
          <w:lang w:val="ru-RU"/>
        </w:rPr>
      </w:pPr>
    </w:p>
    <w:p w14:paraId="5BE79C36" w14:textId="5F60A7F2" w:rsidR="009E5901" w:rsidRDefault="009E5901" w:rsidP="00DB3832">
      <w:pPr>
        <w:pStyle w:val="BodyText"/>
        <w:spacing w:before="216" w:line="235" w:lineRule="auto"/>
        <w:ind w:left="124" w:right="165" w:firstLine="283"/>
        <w:jc w:val="both"/>
        <w:rPr>
          <w:rFonts w:ascii="Times New Roman" w:hAnsi="Times New Roman" w:cs="Times New Roman"/>
          <w:sz w:val="26"/>
          <w:szCs w:val="26"/>
          <w:lang w:val="ru-RU"/>
        </w:rPr>
      </w:pPr>
    </w:p>
    <w:p w14:paraId="1A17D113" w14:textId="77777777" w:rsidR="009E5901" w:rsidRPr="00DB3832" w:rsidRDefault="009E5901" w:rsidP="00DB3832">
      <w:pPr>
        <w:pStyle w:val="BodyText"/>
        <w:spacing w:before="216" w:line="235" w:lineRule="auto"/>
        <w:ind w:left="124" w:right="165" w:firstLine="283"/>
        <w:jc w:val="both"/>
        <w:rPr>
          <w:rFonts w:ascii="Times New Roman" w:hAnsi="Times New Roman" w:cs="Times New Roman"/>
          <w:sz w:val="26"/>
          <w:szCs w:val="26"/>
          <w:lang w:val="ru-RU"/>
        </w:rPr>
      </w:pPr>
    </w:p>
    <w:p w14:paraId="465BC9F0" w14:textId="77777777" w:rsidR="00985BB7" w:rsidRPr="00DB3832" w:rsidRDefault="00985BB7" w:rsidP="00DB3832">
      <w:pPr>
        <w:spacing w:before="119"/>
        <w:ind w:left="124"/>
        <w:jc w:val="both"/>
        <w:rPr>
          <w:rFonts w:ascii="Times New Roman" w:hAnsi="Times New Roman" w:cs="Times New Roman"/>
          <w:b/>
          <w:sz w:val="26"/>
          <w:szCs w:val="26"/>
          <w:lang w:val="ru-RU"/>
        </w:rPr>
      </w:pPr>
      <w:r w:rsidRPr="00DB3832">
        <w:rPr>
          <w:rFonts w:ascii="Times New Roman" w:hAnsi="Times New Roman" w:cs="Times New Roman"/>
          <w:b/>
          <w:sz w:val="26"/>
          <w:szCs w:val="26"/>
          <w:lang w:val="ru-RU"/>
        </w:rPr>
        <w:t>Таблица</w:t>
      </w:r>
      <w:r w:rsidRPr="00DB3832">
        <w:rPr>
          <w:rFonts w:ascii="Times New Roman" w:hAnsi="Times New Roman" w:cs="Times New Roman"/>
          <w:b/>
          <w:spacing w:val="19"/>
          <w:sz w:val="26"/>
          <w:szCs w:val="26"/>
          <w:lang w:val="ru-RU"/>
        </w:rPr>
        <w:t xml:space="preserve"> </w:t>
      </w:r>
      <w:r w:rsidRPr="00DB3832">
        <w:rPr>
          <w:rFonts w:ascii="Times New Roman" w:hAnsi="Times New Roman" w:cs="Times New Roman"/>
          <w:b/>
          <w:sz w:val="26"/>
          <w:szCs w:val="26"/>
          <w:lang w:val="ru-RU"/>
        </w:rPr>
        <w:t>3.4.</w:t>
      </w:r>
      <w:r w:rsidRPr="00DB3832">
        <w:rPr>
          <w:rFonts w:ascii="Times New Roman" w:hAnsi="Times New Roman" w:cs="Times New Roman"/>
          <w:b/>
          <w:spacing w:val="28"/>
          <w:sz w:val="26"/>
          <w:szCs w:val="26"/>
          <w:lang w:val="ru-RU"/>
        </w:rPr>
        <w:t xml:space="preserve"> </w:t>
      </w:r>
      <w:r w:rsidRPr="00DB3832">
        <w:rPr>
          <w:rFonts w:ascii="Times New Roman" w:hAnsi="Times New Roman" w:cs="Times New Roman"/>
          <w:sz w:val="26"/>
          <w:szCs w:val="26"/>
          <w:lang w:val="ru-RU"/>
        </w:rPr>
        <w:t>Команда</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отладчика</w:t>
      </w:r>
      <w:r w:rsidRPr="00DB3832">
        <w:rPr>
          <w:rFonts w:ascii="Times New Roman" w:hAnsi="Times New Roman" w:cs="Times New Roman"/>
          <w:spacing w:val="15"/>
          <w:sz w:val="26"/>
          <w:szCs w:val="26"/>
          <w:lang w:val="ru-RU"/>
        </w:rPr>
        <w:t xml:space="preserve"> </w:t>
      </w:r>
      <w:r w:rsidRPr="00DB3832">
        <w:rPr>
          <w:rFonts w:ascii="Times New Roman" w:hAnsi="Times New Roman" w:cs="Times New Roman"/>
          <w:b/>
          <w:sz w:val="26"/>
          <w:szCs w:val="26"/>
          <w:lang w:val="ru-RU"/>
        </w:rPr>
        <w:t>(</w:t>
      </w:r>
      <w:r w:rsidRPr="00DB3832">
        <w:rPr>
          <w:rFonts w:ascii="Times New Roman" w:hAnsi="Times New Roman" w:cs="Times New Roman"/>
          <w:b/>
          <w:sz w:val="26"/>
          <w:szCs w:val="26"/>
        </w:rPr>
        <w:t>l</w:t>
      </w:r>
      <w:r w:rsidRPr="00DB3832">
        <w:rPr>
          <w:rFonts w:ascii="Times New Roman" w:hAnsi="Times New Roman" w:cs="Times New Roman"/>
          <w:b/>
          <w:sz w:val="26"/>
          <w:szCs w:val="26"/>
          <w:lang w:val="ru-RU"/>
        </w:rPr>
        <w:t>)</w:t>
      </w:r>
      <w:r w:rsidRPr="00DB3832">
        <w:rPr>
          <w:rFonts w:ascii="Times New Roman" w:hAnsi="Times New Roman" w:cs="Times New Roman"/>
          <w:b/>
          <w:sz w:val="26"/>
          <w:szCs w:val="26"/>
        </w:rPr>
        <w:t>Python</w:t>
      </w:r>
    </w:p>
    <w:p w14:paraId="74363ABB" w14:textId="77777777" w:rsidR="00200831" w:rsidRDefault="00200831" w:rsidP="00DB3832">
      <w:pPr>
        <w:jc w:val="both"/>
        <w:rPr>
          <w:rFonts w:ascii="Times New Roman" w:hAnsi="Times New Roman" w:cs="Times New Roman"/>
          <w:sz w:val="26"/>
          <w:szCs w:val="26"/>
          <w:lang w:val="ru-RU"/>
        </w:rPr>
      </w:pPr>
    </w:p>
    <w:p w14:paraId="33AC62FB" w14:textId="77777777" w:rsidR="00200831" w:rsidRPr="00EF1E69" w:rsidRDefault="00200831" w:rsidP="00DB3832">
      <w:pPr>
        <w:jc w:val="both"/>
        <w:rPr>
          <w:rFonts w:ascii="Times New Roman" w:hAnsi="Times New Roman" w:cs="Times New Roman"/>
          <w:b/>
          <w:bCs/>
          <w:sz w:val="26"/>
          <w:szCs w:val="26"/>
          <w:lang w:val="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610"/>
      </w:tblGrid>
      <w:tr w:rsidR="00EF1E69" w:rsidRPr="00EF1E69" w14:paraId="13142222" w14:textId="77777777" w:rsidTr="00EF1E69">
        <w:tc>
          <w:tcPr>
            <w:tcW w:w="4610" w:type="dxa"/>
          </w:tcPr>
          <w:p w14:paraId="5A4D102C" w14:textId="42A7D760" w:rsidR="00EF1E69" w:rsidRPr="00EF1E69" w:rsidRDefault="00EF1E69" w:rsidP="00DB3832">
            <w:pPr>
              <w:jc w:val="both"/>
              <w:rPr>
                <w:rFonts w:ascii="Times New Roman" w:hAnsi="Times New Roman" w:cs="Times New Roman"/>
                <w:b/>
                <w:bCs/>
                <w:sz w:val="26"/>
                <w:szCs w:val="26"/>
                <w:lang w:val="ru-RU"/>
              </w:rPr>
            </w:pPr>
            <w:r w:rsidRPr="00EF1E69">
              <w:rPr>
                <w:rFonts w:ascii="Times New Roman" w:hAnsi="Times New Roman" w:cs="Times New Roman"/>
                <w:b/>
                <w:bCs/>
                <w:sz w:val="26"/>
                <w:szCs w:val="26"/>
                <w:lang w:val="ru-RU"/>
              </w:rPr>
              <w:t>Команда</w:t>
            </w:r>
          </w:p>
        </w:tc>
        <w:tc>
          <w:tcPr>
            <w:tcW w:w="4610" w:type="dxa"/>
          </w:tcPr>
          <w:p w14:paraId="59725AD9" w14:textId="6BE63D55" w:rsidR="00EF1E69" w:rsidRPr="00EF1E69" w:rsidRDefault="00EF1E69" w:rsidP="00DB3832">
            <w:pPr>
              <w:jc w:val="both"/>
              <w:rPr>
                <w:rFonts w:ascii="Times New Roman" w:hAnsi="Times New Roman" w:cs="Times New Roman"/>
                <w:b/>
                <w:bCs/>
                <w:sz w:val="26"/>
                <w:szCs w:val="26"/>
                <w:lang w:val="ru-RU"/>
              </w:rPr>
            </w:pPr>
            <w:r w:rsidRPr="00EF1E69">
              <w:rPr>
                <w:rFonts w:ascii="Times New Roman" w:hAnsi="Times New Roman" w:cs="Times New Roman"/>
                <w:b/>
                <w:bCs/>
                <w:sz w:val="26"/>
                <w:szCs w:val="26"/>
                <w:lang w:val="ru-RU"/>
              </w:rPr>
              <w:t>Действие</w:t>
            </w:r>
          </w:p>
        </w:tc>
      </w:tr>
      <w:tr w:rsidR="00EF1E69" w14:paraId="30D0EE35" w14:textId="77777777" w:rsidTr="00EF1E69">
        <w:tc>
          <w:tcPr>
            <w:tcW w:w="4610" w:type="dxa"/>
          </w:tcPr>
          <w:p w14:paraId="066E2A07" w14:textId="1AC25C7E"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h(elp)</w:t>
            </w:r>
          </w:p>
        </w:tc>
        <w:tc>
          <w:tcPr>
            <w:tcW w:w="4610" w:type="dxa"/>
          </w:tcPr>
          <w:p w14:paraId="4B4F0072" w14:textId="0F8FA763"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Вывести список команд</w:t>
            </w:r>
          </w:p>
        </w:tc>
      </w:tr>
      <w:tr w:rsidR="00EF1E69" w14:paraId="15934D09" w14:textId="77777777" w:rsidTr="00EF1E69">
        <w:tc>
          <w:tcPr>
            <w:tcW w:w="4610" w:type="dxa"/>
          </w:tcPr>
          <w:p w14:paraId="5A4F2418" w14:textId="1D7245C2"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help команда</w:t>
            </w:r>
          </w:p>
        </w:tc>
        <w:tc>
          <w:tcPr>
            <w:tcW w:w="4610" w:type="dxa"/>
          </w:tcPr>
          <w:p w14:paraId="29289971" w14:textId="2FFF6F19"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Показать документацию по команде</w:t>
            </w:r>
          </w:p>
        </w:tc>
      </w:tr>
      <w:tr w:rsidR="00EF1E69" w14:paraId="1041B36F" w14:textId="77777777" w:rsidTr="00EF1E69">
        <w:tc>
          <w:tcPr>
            <w:tcW w:w="4610" w:type="dxa"/>
          </w:tcPr>
          <w:p w14:paraId="4EFF0299" w14:textId="338B058A"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c(ontinue)</w:t>
            </w:r>
          </w:p>
        </w:tc>
        <w:tc>
          <w:tcPr>
            <w:tcW w:w="4610" w:type="dxa"/>
          </w:tcPr>
          <w:p w14:paraId="2813877E" w14:textId="3BB8C793"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Продолжить выполнение программы</w:t>
            </w:r>
          </w:p>
        </w:tc>
      </w:tr>
      <w:tr w:rsidR="00EF1E69" w14:paraId="4DB790C2" w14:textId="77777777" w:rsidTr="00EF1E69">
        <w:tc>
          <w:tcPr>
            <w:tcW w:w="4610" w:type="dxa"/>
          </w:tcPr>
          <w:p w14:paraId="438D67D1" w14:textId="2E935BB6"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q(uit)</w:t>
            </w:r>
          </w:p>
        </w:tc>
        <w:tc>
          <w:tcPr>
            <w:tcW w:w="4610" w:type="dxa"/>
          </w:tcPr>
          <w:p w14:paraId="22D48323" w14:textId="75F09FDC"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Выйти из отладчика, прекратив выполнение кода</w:t>
            </w:r>
          </w:p>
        </w:tc>
      </w:tr>
      <w:tr w:rsidR="00EF1E69" w14:paraId="6A6FD609" w14:textId="77777777" w:rsidTr="00EF1E69">
        <w:tc>
          <w:tcPr>
            <w:tcW w:w="4610" w:type="dxa"/>
          </w:tcPr>
          <w:p w14:paraId="1639416A" w14:textId="07B51EE8"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b(reak) номер</w:t>
            </w:r>
          </w:p>
        </w:tc>
        <w:tc>
          <w:tcPr>
            <w:tcW w:w="4610" w:type="dxa"/>
          </w:tcPr>
          <w:p w14:paraId="2D8F384E" w14:textId="39DCDF47"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Поставить точку остановка на строке с указанным номером в текущем файле</w:t>
            </w:r>
          </w:p>
        </w:tc>
      </w:tr>
      <w:tr w:rsidR="00EF1E69" w14:paraId="43DC0DA2" w14:textId="77777777" w:rsidTr="00EF1E69">
        <w:tc>
          <w:tcPr>
            <w:tcW w:w="4610" w:type="dxa"/>
          </w:tcPr>
          <w:p w14:paraId="5F72FEF8" w14:textId="0053F482"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Ь путъ/к/файлу.ру:номер</w:t>
            </w:r>
          </w:p>
        </w:tc>
        <w:tc>
          <w:tcPr>
            <w:tcW w:w="4610" w:type="dxa"/>
          </w:tcPr>
          <w:p w14:paraId="59AC58EB" w14:textId="7D68C90E"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Поставить точку остановка на строке с указанным номером в указанном файле</w:t>
            </w:r>
          </w:p>
        </w:tc>
      </w:tr>
      <w:tr w:rsidR="00EF1E69" w14:paraId="72C4159E" w14:textId="77777777" w:rsidTr="00EF1E69">
        <w:tc>
          <w:tcPr>
            <w:tcW w:w="4610" w:type="dxa"/>
          </w:tcPr>
          <w:p w14:paraId="6C03C6A8" w14:textId="0CD06B1B"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s(tep)</w:t>
            </w:r>
          </w:p>
        </w:tc>
        <w:tc>
          <w:tcPr>
            <w:tcW w:w="4610" w:type="dxa"/>
          </w:tcPr>
          <w:p w14:paraId="67E90DD2" w14:textId="2F6860EC"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Войти внутрь функции</w:t>
            </w:r>
          </w:p>
        </w:tc>
      </w:tr>
      <w:tr w:rsidR="00EF1E69" w14:paraId="1CF3A6FB" w14:textId="77777777" w:rsidTr="00EF1E69">
        <w:tc>
          <w:tcPr>
            <w:tcW w:w="4610" w:type="dxa"/>
          </w:tcPr>
          <w:p w14:paraId="094A59BB" w14:textId="5D155A08" w:rsidR="00EF1E69" w:rsidRP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n(ext)</w:t>
            </w:r>
          </w:p>
        </w:tc>
        <w:tc>
          <w:tcPr>
            <w:tcW w:w="4610" w:type="dxa"/>
          </w:tcPr>
          <w:p w14:paraId="04611F1F" w14:textId="37D1EEC9"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Выполнить текущую строку и перейти к следующей на текущем уровне</w:t>
            </w:r>
          </w:p>
        </w:tc>
      </w:tr>
      <w:tr w:rsidR="00EF1E69" w14:paraId="6018ECB4" w14:textId="77777777" w:rsidTr="00EF1E69">
        <w:tc>
          <w:tcPr>
            <w:tcW w:w="4610" w:type="dxa"/>
          </w:tcPr>
          <w:p w14:paraId="4A599FEF" w14:textId="2216D4B7" w:rsidR="00EF1E69" w:rsidRP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u (р) / d (own)</w:t>
            </w:r>
          </w:p>
        </w:tc>
        <w:tc>
          <w:tcPr>
            <w:tcW w:w="4610" w:type="dxa"/>
          </w:tcPr>
          <w:p w14:paraId="6B5968DE" w14:textId="0070310E"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Перемещение вверх и вниз по стеку вызовов</w:t>
            </w:r>
          </w:p>
        </w:tc>
      </w:tr>
      <w:tr w:rsidR="00EF1E69" w14:paraId="6E0D38A6" w14:textId="77777777" w:rsidTr="00EF1E69">
        <w:tc>
          <w:tcPr>
            <w:tcW w:w="4610" w:type="dxa"/>
          </w:tcPr>
          <w:p w14:paraId="373DB080" w14:textId="4450F039" w:rsidR="00EF1E69" w:rsidRP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a(rgs)</w:t>
            </w:r>
          </w:p>
        </w:tc>
        <w:tc>
          <w:tcPr>
            <w:tcW w:w="4610" w:type="dxa"/>
          </w:tcPr>
          <w:p w14:paraId="54A8E2AF" w14:textId="430A98B3"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Показать аргументы текущей функции</w:t>
            </w:r>
          </w:p>
        </w:tc>
      </w:tr>
      <w:tr w:rsidR="00EF1E69" w14:paraId="1CFEED16" w14:textId="77777777" w:rsidTr="00EF1E69">
        <w:tc>
          <w:tcPr>
            <w:tcW w:w="4610" w:type="dxa"/>
          </w:tcPr>
          <w:p w14:paraId="0C4339C9" w14:textId="5F61D0D0" w:rsidR="00EF1E69" w:rsidRP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debug предложение</w:t>
            </w:r>
          </w:p>
        </w:tc>
        <w:tc>
          <w:tcPr>
            <w:tcW w:w="4610" w:type="dxa"/>
          </w:tcPr>
          <w:p w14:paraId="0A0C82B4" w14:textId="282B0CC2"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Выполнить предложение в новом (вложенном) отладчике</w:t>
            </w:r>
          </w:p>
        </w:tc>
      </w:tr>
      <w:tr w:rsidR="00EF1E69" w14:paraId="4E3D2EC4" w14:textId="77777777" w:rsidTr="00EF1E69">
        <w:tc>
          <w:tcPr>
            <w:tcW w:w="4610" w:type="dxa"/>
          </w:tcPr>
          <w:p w14:paraId="7ADA3995" w14:textId="1EC4A5BC" w:rsidR="00EF1E69" w:rsidRP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l(ist) предложение</w:t>
            </w:r>
          </w:p>
        </w:tc>
        <w:tc>
          <w:tcPr>
            <w:tcW w:w="4610" w:type="dxa"/>
          </w:tcPr>
          <w:p w14:paraId="20E00C1B" w14:textId="34178A4D"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Выполнить предложение в новом (вложенном) отладчике</w:t>
            </w:r>
          </w:p>
        </w:tc>
      </w:tr>
      <w:tr w:rsidR="00EF1E69" w14:paraId="5D5C40BE" w14:textId="77777777" w:rsidTr="00EF1E69">
        <w:tc>
          <w:tcPr>
            <w:tcW w:w="4610" w:type="dxa"/>
          </w:tcPr>
          <w:p w14:paraId="1C37EF92" w14:textId="139C495E" w:rsidR="00EF1E69" w:rsidRP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w(here)</w:t>
            </w:r>
          </w:p>
        </w:tc>
        <w:tc>
          <w:tcPr>
            <w:tcW w:w="4610" w:type="dxa"/>
          </w:tcPr>
          <w:p w14:paraId="28EE69C4" w14:textId="1938A63F" w:rsidR="00EF1E69" w:rsidRDefault="00EF1E69" w:rsidP="00DB3832">
            <w:pPr>
              <w:jc w:val="both"/>
              <w:rPr>
                <w:rFonts w:ascii="Times New Roman" w:hAnsi="Times New Roman" w:cs="Times New Roman"/>
                <w:sz w:val="26"/>
                <w:szCs w:val="26"/>
                <w:lang w:val="ru-RU"/>
              </w:rPr>
            </w:pPr>
            <w:r w:rsidRPr="00EF1E69">
              <w:rPr>
                <w:rFonts w:ascii="Times New Roman" w:hAnsi="Times New Roman" w:cs="Times New Roman"/>
                <w:sz w:val="26"/>
                <w:szCs w:val="26"/>
                <w:lang w:val="ru-RU"/>
              </w:rPr>
              <w:t>Распечатать весь стек в контексте текущей позиции</w:t>
            </w:r>
          </w:p>
        </w:tc>
      </w:tr>
    </w:tbl>
    <w:p w14:paraId="344E1051" w14:textId="4D438E06" w:rsidR="00EF1E69" w:rsidRPr="00200831" w:rsidRDefault="00EF1E69" w:rsidP="00DB3832">
      <w:pPr>
        <w:jc w:val="both"/>
        <w:rPr>
          <w:rFonts w:ascii="Times New Roman" w:hAnsi="Times New Roman" w:cs="Times New Roman"/>
          <w:sz w:val="26"/>
          <w:szCs w:val="26"/>
          <w:lang w:val="ru-RU"/>
        </w:rPr>
        <w:sectPr w:rsidR="00EF1E69" w:rsidRPr="00200831">
          <w:type w:val="continuous"/>
          <w:pgSz w:w="10350" w:h="14790"/>
          <w:pgMar w:top="0" w:right="560" w:bottom="280" w:left="560" w:header="720" w:footer="720" w:gutter="0"/>
          <w:cols w:space="720"/>
        </w:sectPr>
      </w:pPr>
    </w:p>
    <w:p w14:paraId="53B69DC0" w14:textId="77777777" w:rsidR="00985BB7" w:rsidRPr="00DB3832" w:rsidRDefault="00985BB7" w:rsidP="00DB3832">
      <w:pPr>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num="2" w:space="720" w:equalWidth="0">
            <w:col w:w="2903" w:space="82"/>
            <w:col w:w="6245"/>
          </w:cols>
        </w:sectPr>
      </w:pPr>
    </w:p>
    <w:p w14:paraId="1FCEC12B" w14:textId="5C5BBA11" w:rsidR="00985BB7" w:rsidRPr="00DB3832" w:rsidRDefault="00985BB7" w:rsidP="00DB3832">
      <w:pPr>
        <w:pStyle w:val="BodyText"/>
        <w:jc w:val="both"/>
        <w:rPr>
          <w:rFonts w:ascii="Times New Roman" w:hAnsi="Times New Roman" w:cs="Times New Roman"/>
          <w:sz w:val="26"/>
          <w:szCs w:val="26"/>
          <w:lang w:val="ru-RU"/>
        </w:rPr>
      </w:pPr>
    </w:p>
    <w:p w14:paraId="59D5501B" w14:textId="77777777" w:rsidR="00985BB7" w:rsidRPr="00DB3832" w:rsidRDefault="00985BB7" w:rsidP="00DB3832">
      <w:pPr>
        <w:pStyle w:val="BodyText"/>
        <w:jc w:val="both"/>
        <w:rPr>
          <w:rFonts w:ascii="Times New Roman" w:hAnsi="Times New Roman" w:cs="Times New Roman"/>
          <w:sz w:val="26"/>
          <w:szCs w:val="26"/>
          <w:lang w:val="ru-RU"/>
        </w:rPr>
      </w:pPr>
    </w:p>
    <w:p w14:paraId="676F1291" w14:textId="77777777" w:rsidR="00985BB7" w:rsidRPr="00DB3832" w:rsidRDefault="00985BB7" w:rsidP="00DB3832">
      <w:pPr>
        <w:pStyle w:val="BodyText"/>
        <w:jc w:val="both"/>
        <w:rPr>
          <w:rFonts w:ascii="Times New Roman" w:hAnsi="Times New Roman" w:cs="Times New Roman"/>
          <w:sz w:val="26"/>
          <w:szCs w:val="26"/>
          <w:lang w:val="ru-RU"/>
        </w:rPr>
      </w:pPr>
    </w:p>
    <w:p w14:paraId="2B28410F" w14:textId="77777777" w:rsidR="00985BB7" w:rsidRPr="00DB3832" w:rsidRDefault="00985BB7" w:rsidP="00DB3832">
      <w:pPr>
        <w:pStyle w:val="BodyText"/>
        <w:spacing w:before="9"/>
        <w:jc w:val="both"/>
        <w:rPr>
          <w:rFonts w:ascii="Times New Roman" w:hAnsi="Times New Roman" w:cs="Times New Roman"/>
          <w:sz w:val="26"/>
          <w:szCs w:val="26"/>
          <w:lang w:val="ru-RU"/>
        </w:rPr>
      </w:pPr>
    </w:p>
    <w:p w14:paraId="4254A402" w14:textId="77777777" w:rsidR="00985BB7" w:rsidRPr="00DB3832" w:rsidRDefault="00985BB7" w:rsidP="00DB3832">
      <w:pPr>
        <w:ind w:left="177"/>
        <w:jc w:val="both"/>
        <w:rPr>
          <w:rFonts w:ascii="Times New Roman" w:hAnsi="Times New Roman" w:cs="Times New Roman"/>
          <w:b/>
          <w:sz w:val="26"/>
          <w:szCs w:val="26"/>
          <w:lang w:val="ru-RU"/>
        </w:rPr>
      </w:pPr>
      <w:r w:rsidRPr="00DB3832">
        <w:rPr>
          <w:rFonts w:ascii="Times New Roman" w:hAnsi="Times New Roman" w:cs="Times New Roman"/>
          <w:b/>
          <w:w w:val="95"/>
          <w:sz w:val="26"/>
          <w:szCs w:val="26"/>
          <w:lang w:val="ru-RU"/>
        </w:rPr>
        <w:t>Средства</w:t>
      </w:r>
      <w:r w:rsidRPr="00DB3832">
        <w:rPr>
          <w:rFonts w:ascii="Times New Roman" w:hAnsi="Times New Roman" w:cs="Times New Roman"/>
          <w:b/>
          <w:spacing w:val="4"/>
          <w:w w:val="95"/>
          <w:sz w:val="26"/>
          <w:szCs w:val="26"/>
          <w:lang w:val="ru-RU"/>
        </w:rPr>
        <w:t xml:space="preserve"> </w:t>
      </w:r>
      <w:r w:rsidRPr="00DB3832">
        <w:rPr>
          <w:rFonts w:ascii="Times New Roman" w:hAnsi="Times New Roman" w:cs="Times New Roman"/>
          <w:b/>
          <w:w w:val="95"/>
          <w:sz w:val="26"/>
          <w:szCs w:val="26"/>
          <w:lang w:val="ru-RU"/>
        </w:rPr>
        <w:t>разработки</w:t>
      </w:r>
      <w:r w:rsidRPr="00DB3832">
        <w:rPr>
          <w:rFonts w:ascii="Times New Roman" w:hAnsi="Times New Roman" w:cs="Times New Roman"/>
          <w:b/>
          <w:spacing w:val="9"/>
          <w:w w:val="95"/>
          <w:sz w:val="26"/>
          <w:szCs w:val="26"/>
          <w:lang w:val="ru-RU"/>
        </w:rPr>
        <w:t xml:space="preserve"> </w:t>
      </w:r>
      <w:r w:rsidRPr="00DB3832">
        <w:rPr>
          <w:rFonts w:ascii="Times New Roman" w:hAnsi="Times New Roman" w:cs="Times New Roman"/>
          <w:b/>
          <w:w w:val="95"/>
          <w:sz w:val="26"/>
          <w:szCs w:val="26"/>
          <w:lang w:val="ru-RU"/>
        </w:rPr>
        <w:t>программ</w:t>
      </w:r>
    </w:p>
    <w:p w14:paraId="4424A61C" w14:textId="77777777" w:rsidR="00985BB7" w:rsidRPr="00DB3832" w:rsidRDefault="00985BB7" w:rsidP="00DB3832">
      <w:pPr>
        <w:spacing w:before="230" w:line="335" w:lineRule="exact"/>
        <w:ind w:left="440"/>
        <w:jc w:val="both"/>
        <w:rPr>
          <w:rFonts w:ascii="Times New Roman" w:hAnsi="Times New Roman" w:cs="Times New Roman"/>
          <w:b/>
          <w:sz w:val="26"/>
          <w:szCs w:val="26"/>
          <w:lang w:val="ru-RU"/>
        </w:rPr>
      </w:pPr>
      <w:r w:rsidRPr="00DB3832">
        <w:rPr>
          <w:rFonts w:ascii="Times New Roman" w:hAnsi="Times New Roman" w:cs="Times New Roman"/>
          <w:b/>
          <w:w w:val="90"/>
          <w:sz w:val="26"/>
          <w:szCs w:val="26"/>
          <w:lang w:val="ru-RU"/>
        </w:rPr>
        <w:t>Другие</w:t>
      </w:r>
      <w:r w:rsidRPr="00DB3832">
        <w:rPr>
          <w:rFonts w:ascii="Times New Roman" w:hAnsi="Times New Roman" w:cs="Times New Roman"/>
          <w:b/>
          <w:spacing w:val="23"/>
          <w:w w:val="90"/>
          <w:sz w:val="26"/>
          <w:szCs w:val="26"/>
          <w:lang w:val="ru-RU"/>
        </w:rPr>
        <w:t xml:space="preserve"> </w:t>
      </w:r>
      <w:r w:rsidRPr="00DB3832">
        <w:rPr>
          <w:rFonts w:ascii="Times New Roman" w:hAnsi="Times New Roman" w:cs="Times New Roman"/>
          <w:b/>
          <w:w w:val="90"/>
          <w:sz w:val="26"/>
          <w:szCs w:val="26"/>
          <w:lang w:val="ru-RU"/>
        </w:rPr>
        <w:t>способы</w:t>
      </w:r>
      <w:r w:rsidRPr="00DB3832">
        <w:rPr>
          <w:rFonts w:ascii="Times New Roman" w:hAnsi="Times New Roman" w:cs="Times New Roman"/>
          <w:b/>
          <w:spacing w:val="50"/>
          <w:w w:val="90"/>
          <w:sz w:val="26"/>
          <w:szCs w:val="26"/>
          <w:lang w:val="ru-RU"/>
        </w:rPr>
        <w:t xml:space="preserve"> </w:t>
      </w:r>
      <w:r w:rsidRPr="00DB3832">
        <w:rPr>
          <w:rFonts w:ascii="Times New Roman" w:hAnsi="Times New Roman" w:cs="Times New Roman"/>
          <w:b/>
          <w:w w:val="90"/>
          <w:sz w:val="26"/>
          <w:szCs w:val="26"/>
          <w:lang w:val="ru-RU"/>
        </w:rPr>
        <w:t>работы</w:t>
      </w:r>
      <w:r w:rsidRPr="00DB3832">
        <w:rPr>
          <w:rFonts w:ascii="Times New Roman" w:hAnsi="Times New Roman" w:cs="Times New Roman"/>
          <w:b/>
          <w:spacing w:val="34"/>
          <w:w w:val="90"/>
          <w:sz w:val="26"/>
          <w:szCs w:val="26"/>
          <w:lang w:val="ru-RU"/>
        </w:rPr>
        <w:t xml:space="preserve"> </w:t>
      </w:r>
      <w:r w:rsidRPr="00DB3832">
        <w:rPr>
          <w:rFonts w:ascii="Times New Roman" w:hAnsi="Times New Roman" w:cs="Times New Roman"/>
          <w:b/>
          <w:w w:val="90"/>
          <w:sz w:val="26"/>
          <w:szCs w:val="26"/>
          <w:lang w:val="ru-RU"/>
        </w:rPr>
        <w:t>с</w:t>
      </w:r>
      <w:r w:rsidRPr="00DB3832">
        <w:rPr>
          <w:rFonts w:ascii="Times New Roman" w:hAnsi="Times New Roman" w:cs="Times New Roman"/>
          <w:b/>
          <w:spacing w:val="20"/>
          <w:w w:val="90"/>
          <w:sz w:val="26"/>
          <w:szCs w:val="26"/>
          <w:lang w:val="ru-RU"/>
        </w:rPr>
        <w:t xml:space="preserve"> </w:t>
      </w:r>
      <w:r w:rsidRPr="00DB3832">
        <w:rPr>
          <w:rFonts w:ascii="Times New Roman" w:hAnsi="Times New Roman" w:cs="Times New Roman"/>
          <w:b/>
          <w:w w:val="90"/>
          <w:sz w:val="26"/>
          <w:szCs w:val="26"/>
          <w:lang w:val="ru-RU"/>
        </w:rPr>
        <w:t>отладчиком</w:t>
      </w:r>
    </w:p>
    <w:p w14:paraId="4D0561A7" w14:textId="77777777" w:rsidR="00985BB7" w:rsidRPr="00DB3832" w:rsidRDefault="00985BB7" w:rsidP="00DB3832">
      <w:pPr>
        <w:spacing w:before="49" w:line="189" w:lineRule="auto"/>
        <w:ind w:left="173" w:right="140" w:firstLine="284"/>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Существует еще два полезных способа вызова отладчика. Первый - восполь­ зоваться специальной функцией set_trace (названной так по аналогии с pdb. set_trace), которая по существу является упрощенным вариантом точки оста­ нова. Вот два небольших фрагмента, которые вы можете сохранить где-нибудь и использовать в разных программах (я, например, помещаю их в свой профиль IPython):</w:t>
      </w:r>
    </w:p>
    <w:p w14:paraId="36E662CF" w14:textId="75F50114" w:rsidR="00985BB7" w:rsidRPr="00DB3832" w:rsidRDefault="003C2D6D" w:rsidP="00DB3832">
      <w:pPr>
        <w:spacing w:before="243" w:line="189" w:lineRule="auto"/>
        <w:ind w:left="191" w:right="127" w:firstLine="285"/>
        <w:jc w:val="both"/>
        <w:rPr>
          <w:rFonts w:ascii="Times New Roman" w:hAnsi="Times New Roman" w:cs="Times New Roman"/>
          <w:sz w:val="26"/>
          <w:szCs w:val="26"/>
          <w:lang w:val="ru-RU"/>
        </w:rPr>
      </w:pPr>
      <w:r>
        <w:rPr>
          <w:noProof/>
        </w:rPr>
        <w:drawing>
          <wp:inline distT="0" distB="0" distL="0" distR="0" wp14:anchorId="264BD7A3" wp14:editId="1C083F7E">
            <wp:extent cx="5451417" cy="1504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2903" cy="1505360"/>
                    </a:xfrm>
                    <a:prstGeom prst="rect">
                      <a:avLst/>
                    </a:prstGeom>
                  </pic:spPr>
                </pic:pic>
              </a:graphicData>
            </a:graphic>
          </wp:inline>
        </w:drawing>
      </w:r>
      <w:r w:rsidRPr="00DB3832">
        <w:rPr>
          <w:rFonts w:ascii="Times New Roman" w:hAnsi="Times New Roman" w:cs="Times New Roman"/>
          <w:sz w:val="26"/>
          <w:szCs w:val="26"/>
          <w:lang w:val="ru-RU"/>
        </w:rPr>
        <w:t xml:space="preserve"> </w:t>
      </w:r>
      <w:r w:rsidR="00985BB7" w:rsidRPr="00DB3832">
        <w:rPr>
          <w:rFonts w:ascii="Times New Roman" w:hAnsi="Times New Roman" w:cs="Times New Roman"/>
          <w:sz w:val="26"/>
          <w:szCs w:val="26"/>
          <w:lang w:val="ru-RU"/>
        </w:rPr>
        <w:t>Первая функция, set_trace, совсем простая. Вызывайте ее в той точке кода, где хотели бы остановиться и оглядеться (например, прямо перед строкой, в которой происходит исключение):</w:t>
      </w:r>
    </w:p>
    <w:p w14:paraId="3E7FA706" w14:textId="0B1B4715" w:rsidR="00985BB7" w:rsidRPr="00DB3832" w:rsidRDefault="00BA75E1" w:rsidP="00DB3832">
      <w:pPr>
        <w:spacing w:before="243" w:line="189" w:lineRule="auto"/>
        <w:ind w:left="193" w:right="116" w:firstLine="290"/>
        <w:jc w:val="both"/>
        <w:rPr>
          <w:rFonts w:ascii="Times New Roman" w:hAnsi="Times New Roman" w:cs="Times New Roman"/>
          <w:sz w:val="26"/>
          <w:szCs w:val="26"/>
          <w:lang w:val="ru-RU"/>
        </w:rPr>
      </w:pPr>
      <w:r>
        <w:rPr>
          <w:noProof/>
        </w:rPr>
        <w:drawing>
          <wp:inline distT="0" distB="0" distL="0" distR="0" wp14:anchorId="0716A7C1" wp14:editId="1B024D27">
            <wp:extent cx="5444837" cy="1009015"/>
            <wp:effectExtent l="0" t="0" r="381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46703" cy="1009361"/>
                    </a:xfrm>
                    <a:prstGeom prst="rect">
                      <a:avLst/>
                    </a:prstGeom>
                  </pic:spPr>
                </pic:pic>
              </a:graphicData>
            </a:graphic>
          </wp:inline>
        </w:drawing>
      </w:r>
      <w:r w:rsidRPr="00DB3832">
        <w:rPr>
          <w:rFonts w:ascii="Times New Roman" w:hAnsi="Times New Roman" w:cs="Times New Roman"/>
          <w:sz w:val="26"/>
          <w:szCs w:val="26"/>
          <w:lang w:val="ru-RU"/>
        </w:rPr>
        <w:t xml:space="preserve"> </w:t>
      </w:r>
      <w:r w:rsidR="00985BB7" w:rsidRPr="00DB3832">
        <w:rPr>
          <w:rFonts w:ascii="Times New Roman" w:hAnsi="Times New Roman" w:cs="Times New Roman"/>
          <w:sz w:val="26"/>
          <w:szCs w:val="26"/>
          <w:lang w:val="ru-RU"/>
        </w:rPr>
        <w:t>При нажатии с (продолжить) выполнение программы возобновится без каких­ либо побочных эффектов. Функция debug позволяет вызвать интерактивный отладчик в момент обращения к любой функции. Допустим, мы написали такую функцию:</w:t>
      </w:r>
    </w:p>
    <w:p w14:paraId="4AC47FD2" w14:textId="77777777" w:rsidR="005A53EB" w:rsidRDefault="005A53EB" w:rsidP="00DB3832">
      <w:pPr>
        <w:spacing w:before="243" w:line="187" w:lineRule="auto"/>
        <w:ind w:left="207" w:right="120" w:hanging="6"/>
        <w:jc w:val="both"/>
        <w:rPr>
          <w:rFonts w:ascii="Times New Roman" w:hAnsi="Times New Roman" w:cs="Times New Roman"/>
          <w:sz w:val="26"/>
          <w:szCs w:val="26"/>
          <w:lang w:val="ru-RU"/>
        </w:rPr>
      </w:pPr>
      <w:r>
        <w:rPr>
          <w:noProof/>
        </w:rPr>
        <w:drawing>
          <wp:inline distT="0" distB="0" distL="0" distR="0" wp14:anchorId="34158463" wp14:editId="38849E56">
            <wp:extent cx="1666875" cy="6667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66875" cy="666750"/>
                    </a:xfrm>
                    <a:prstGeom prst="rect">
                      <a:avLst/>
                    </a:prstGeom>
                  </pic:spPr>
                </pic:pic>
              </a:graphicData>
            </a:graphic>
          </wp:inline>
        </w:drawing>
      </w:r>
      <w:r w:rsidRPr="00DB3832">
        <w:rPr>
          <w:rFonts w:ascii="Times New Roman" w:hAnsi="Times New Roman" w:cs="Times New Roman"/>
          <w:sz w:val="26"/>
          <w:szCs w:val="26"/>
          <w:lang w:val="ru-RU"/>
        </w:rPr>
        <w:t xml:space="preserve"> </w:t>
      </w:r>
    </w:p>
    <w:p w14:paraId="6020525F" w14:textId="6D860D98" w:rsidR="00985BB7" w:rsidRPr="00DB3832" w:rsidRDefault="00985BB7" w:rsidP="00DB3832">
      <w:pPr>
        <w:spacing w:before="243" w:line="187" w:lineRule="auto"/>
        <w:ind w:left="207" w:right="120" w:hanging="6"/>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и хотели бы пройти ее в пошаговом режиме. Обычно f используется пример­ но так: f ( 1, 2, z = З). А чтобы войти в эту функцию, передайте f в качестве первого аргумента функции debug, а затем ее позиционные и именованные ар­ гументы:</w:t>
      </w:r>
    </w:p>
    <w:p w14:paraId="518BF1A5" w14:textId="5717DB72" w:rsidR="003738F9" w:rsidRDefault="003738F9" w:rsidP="00DB3832">
      <w:pPr>
        <w:spacing w:before="244" w:line="192" w:lineRule="auto"/>
        <w:ind w:left="219" w:right="171" w:firstLine="285"/>
        <w:jc w:val="both"/>
        <w:rPr>
          <w:rFonts w:ascii="Times New Roman" w:hAnsi="Times New Roman" w:cs="Times New Roman"/>
          <w:w w:val="115"/>
          <w:sz w:val="26"/>
          <w:szCs w:val="26"/>
        </w:rPr>
      </w:pPr>
      <w:r>
        <w:rPr>
          <w:noProof/>
        </w:rPr>
        <w:drawing>
          <wp:inline distT="0" distB="0" distL="0" distR="0" wp14:anchorId="494A9BC6" wp14:editId="4E46E255">
            <wp:extent cx="2638425" cy="1114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38425" cy="1114425"/>
                    </a:xfrm>
                    <a:prstGeom prst="rect">
                      <a:avLst/>
                    </a:prstGeom>
                  </pic:spPr>
                </pic:pic>
              </a:graphicData>
            </a:graphic>
          </wp:inline>
        </w:drawing>
      </w:r>
    </w:p>
    <w:p w14:paraId="39276BBE" w14:textId="5FD034F1" w:rsidR="00985BB7" w:rsidRPr="009B2C62" w:rsidRDefault="00985BB7" w:rsidP="00DB3832">
      <w:pPr>
        <w:spacing w:before="244" w:line="192" w:lineRule="auto"/>
        <w:ind w:left="219" w:right="171" w:firstLine="285"/>
        <w:jc w:val="both"/>
        <w:rPr>
          <w:rFonts w:ascii="Times New Roman" w:hAnsi="Times New Roman" w:cs="Times New Roman"/>
          <w:sz w:val="24"/>
          <w:szCs w:val="24"/>
          <w:lang w:val="ru-RU"/>
        </w:rPr>
      </w:pPr>
      <w:r w:rsidRPr="009B2C62">
        <w:rPr>
          <w:rFonts w:ascii="Times New Roman" w:hAnsi="Times New Roman" w:cs="Times New Roman"/>
          <w:sz w:val="24"/>
          <w:szCs w:val="24"/>
          <w:lang w:val="ru-RU"/>
        </w:rPr>
        <w:t>Мне эти две простенькие функции ежедневно экономят уйму времени. Нако­ нец, отладчик можно использовать в сочетании с функцией %run. Запустив скрипт</w:t>
      </w:r>
    </w:p>
    <w:p w14:paraId="385D20EE" w14:textId="77777777" w:rsidR="00985BB7" w:rsidRPr="00DB3832" w:rsidRDefault="00985BB7" w:rsidP="00DB3832">
      <w:pPr>
        <w:spacing w:line="192" w:lineRule="auto"/>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67C51A2F" w14:textId="48984D44" w:rsidR="00985BB7" w:rsidRPr="00DB3832" w:rsidRDefault="00985BB7" w:rsidP="00DB3832">
      <w:pPr>
        <w:pStyle w:val="BodyText"/>
        <w:jc w:val="both"/>
        <w:rPr>
          <w:rFonts w:ascii="Times New Roman" w:hAnsi="Times New Roman" w:cs="Times New Roman"/>
          <w:sz w:val="26"/>
          <w:szCs w:val="26"/>
          <w:lang w:val="ru-RU"/>
        </w:rPr>
      </w:pPr>
    </w:p>
    <w:p w14:paraId="133059C0" w14:textId="0B9132EE" w:rsidR="00286BA4" w:rsidRDefault="00985BB7" w:rsidP="00286BA4">
      <w:pPr>
        <w:pStyle w:val="BodyText"/>
        <w:tabs>
          <w:tab w:val="left" w:pos="1979"/>
        </w:tabs>
        <w:spacing w:before="213" w:line="235" w:lineRule="auto"/>
        <w:ind w:left="114" w:right="188" w:hanging="4"/>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командой</w:t>
      </w:r>
      <w:r w:rsidRPr="00DB3832">
        <w:rPr>
          <w:rFonts w:ascii="Times New Roman" w:hAnsi="Times New Roman" w:cs="Times New Roman"/>
          <w:spacing w:val="47"/>
          <w:sz w:val="26"/>
          <w:szCs w:val="26"/>
          <w:lang w:val="ru-RU"/>
        </w:rPr>
        <w:t xml:space="preserve"> </w:t>
      </w:r>
      <w:r w:rsidRPr="00DB3832">
        <w:rPr>
          <w:rFonts w:ascii="Times New Roman" w:hAnsi="Times New Roman" w:cs="Times New Roman"/>
          <w:w w:val="90"/>
          <w:sz w:val="26"/>
          <w:szCs w:val="26"/>
          <w:lang w:val="ru-RU"/>
        </w:rPr>
        <w:t>%</w:t>
      </w:r>
      <w:r w:rsidRPr="00DB3832">
        <w:rPr>
          <w:rFonts w:ascii="Times New Roman" w:hAnsi="Times New Roman" w:cs="Times New Roman"/>
          <w:w w:val="90"/>
          <w:sz w:val="26"/>
          <w:szCs w:val="26"/>
        </w:rPr>
        <w:t>run</w:t>
      </w:r>
      <w:r w:rsidRPr="00DB3832">
        <w:rPr>
          <w:rFonts w:ascii="Times New Roman" w:hAnsi="Times New Roman" w:cs="Times New Roman"/>
          <w:w w:val="90"/>
          <w:sz w:val="26"/>
          <w:szCs w:val="26"/>
          <w:lang w:val="ru-RU"/>
        </w:rPr>
        <w:tab/>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d</w:t>
      </w:r>
      <w:r w:rsidRPr="00DB3832">
        <w:rPr>
          <w:rFonts w:ascii="Times New Roman" w:hAnsi="Times New Roman" w:cs="Times New Roman"/>
          <w:w w:val="95"/>
          <w:sz w:val="26"/>
          <w:szCs w:val="26"/>
          <w:lang w:val="ru-RU"/>
        </w:rPr>
        <w:t>,</w:t>
      </w:r>
      <w:r w:rsidRPr="00DB3832">
        <w:rPr>
          <w:rFonts w:ascii="Times New Roman" w:hAnsi="Times New Roman" w:cs="Times New Roman"/>
          <w:spacing w:val="45"/>
          <w:w w:val="95"/>
          <w:sz w:val="26"/>
          <w:szCs w:val="26"/>
          <w:lang w:val="ru-RU"/>
        </w:rPr>
        <w:t xml:space="preserve"> </w:t>
      </w:r>
      <w:r w:rsidRPr="00DB3832">
        <w:rPr>
          <w:rFonts w:ascii="Times New Roman" w:hAnsi="Times New Roman" w:cs="Times New Roman"/>
          <w:w w:val="95"/>
          <w:sz w:val="26"/>
          <w:szCs w:val="26"/>
          <w:lang w:val="ru-RU"/>
        </w:rPr>
        <w:t>вы</w:t>
      </w:r>
      <w:r w:rsidRPr="00DB3832">
        <w:rPr>
          <w:rFonts w:ascii="Times New Roman" w:hAnsi="Times New Roman" w:cs="Times New Roman"/>
          <w:spacing w:val="32"/>
          <w:w w:val="95"/>
          <w:sz w:val="26"/>
          <w:szCs w:val="26"/>
          <w:lang w:val="ru-RU"/>
        </w:rPr>
        <w:t xml:space="preserve"> </w:t>
      </w:r>
      <w:r w:rsidRPr="00DB3832">
        <w:rPr>
          <w:rFonts w:ascii="Times New Roman" w:hAnsi="Times New Roman" w:cs="Times New Roman"/>
          <w:w w:val="95"/>
          <w:sz w:val="26"/>
          <w:szCs w:val="26"/>
          <w:lang w:val="ru-RU"/>
        </w:rPr>
        <w:t>попадете</w:t>
      </w:r>
      <w:r w:rsidRPr="00DB3832">
        <w:rPr>
          <w:rFonts w:ascii="Times New Roman" w:hAnsi="Times New Roman" w:cs="Times New Roman"/>
          <w:spacing w:val="38"/>
          <w:w w:val="95"/>
          <w:sz w:val="26"/>
          <w:szCs w:val="26"/>
          <w:lang w:val="ru-RU"/>
        </w:rPr>
        <w:t xml:space="preserve"> </w:t>
      </w:r>
      <w:r w:rsidRPr="00DB3832">
        <w:rPr>
          <w:rFonts w:ascii="Times New Roman" w:hAnsi="Times New Roman" w:cs="Times New Roman"/>
          <w:w w:val="95"/>
          <w:sz w:val="26"/>
          <w:szCs w:val="26"/>
          <w:lang w:val="ru-RU"/>
        </w:rPr>
        <w:t>прямо</w:t>
      </w:r>
      <w:r w:rsidRPr="00DB3832">
        <w:rPr>
          <w:rFonts w:ascii="Times New Roman" w:hAnsi="Times New Roman" w:cs="Times New Roman"/>
          <w:spacing w:val="33"/>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37"/>
          <w:w w:val="95"/>
          <w:sz w:val="26"/>
          <w:szCs w:val="26"/>
          <w:lang w:val="ru-RU"/>
        </w:rPr>
        <w:t xml:space="preserve"> </w:t>
      </w:r>
      <w:r w:rsidRPr="00DB3832">
        <w:rPr>
          <w:rFonts w:ascii="Times New Roman" w:hAnsi="Times New Roman" w:cs="Times New Roman"/>
          <w:w w:val="95"/>
          <w:sz w:val="26"/>
          <w:szCs w:val="26"/>
          <w:lang w:val="ru-RU"/>
        </w:rPr>
        <w:t>отладчик</w:t>
      </w:r>
      <w:r w:rsidRPr="00DB3832">
        <w:rPr>
          <w:rFonts w:ascii="Times New Roman" w:hAnsi="Times New Roman" w:cs="Times New Roman"/>
          <w:spacing w:val="38"/>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34"/>
          <w:w w:val="95"/>
          <w:sz w:val="26"/>
          <w:szCs w:val="26"/>
          <w:lang w:val="ru-RU"/>
        </w:rPr>
        <w:t xml:space="preserve"> </w:t>
      </w:r>
      <w:r w:rsidRPr="00DB3832">
        <w:rPr>
          <w:rFonts w:ascii="Times New Roman" w:hAnsi="Times New Roman" w:cs="Times New Roman"/>
          <w:w w:val="95"/>
          <w:sz w:val="26"/>
          <w:szCs w:val="26"/>
          <w:lang w:val="ru-RU"/>
        </w:rPr>
        <w:t>сможете</w:t>
      </w:r>
      <w:r w:rsidRPr="00DB3832">
        <w:rPr>
          <w:rFonts w:ascii="Times New Roman" w:hAnsi="Times New Roman" w:cs="Times New Roman"/>
          <w:spacing w:val="34"/>
          <w:w w:val="95"/>
          <w:sz w:val="26"/>
          <w:szCs w:val="26"/>
          <w:lang w:val="ru-RU"/>
        </w:rPr>
        <w:t xml:space="preserve"> </w:t>
      </w:r>
      <w:r w:rsidRPr="00DB3832">
        <w:rPr>
          <w:rFonts w:ascii="Times New Roman" w:hAnsi="Times New Roman" w:cs="Times New Roman"/>
          <w:w w:val="95"/>
          <w:sz w:val="26"/>
          <w:szCs w:val="26"/>
          <w:lang w:val="ru-RU"/>
        </w:rPr>
        <w:t>расставить</w:t>
      </w:r>
      <w:r w:rsidRPr="00DB3832">
        <w:rPr>
          <w:rFonts w:ascii="Times New Roman" w:hAnsi="Times New Roman" w:cs="Times New Roman"/>
          <w:spacing w:val="37"/>
          <w:w w:val="95"/>
          <w:sz w:val="26"/>
          <w:szCs w:val="26"/>
          <w:lang w:val="ru-RU"/>
        </w:rPr>
        <w:t xml:space="preserve"> </w:t>
      </w:r>
      <w:r w:rsidRPr="00DB3832">
        <w:rPr>
          <w:rFonts w:ascii="Times New Roman" w:hAnsi="Times New Roman" w:cs="Times New Roman"/>
          <w:w w:val="95"/>
          <w:sz w:val="26"/>
          <w:szCs w:val="26"/>
          <w:lang w:val="ru-RU"/>
        </w:rPr>
        <w:t>точки</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sz w:val="26"/>
          <w:szCs w:val="26"/>
          <w:lang w:val="ru-RU"/>
        </w:rPr>
        <w:t>останова</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и начать</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выполнение:</w:t>
      </w:r>
    </w:p>
    <w:p w14:paraId="5C5B9C64" w14:textId="0BCED12C" w:rsidR="00286BA4" w:rsidRPr="00DB3832" w:rsidRDefault="00286BA4" w:rsidP="00286BA4">
      <w:pPr>
        <w:pStyle w:val="BodyText"/>
        <w:tabs>
          <w:tab w:val="left" w:pos="1979"/>
        </w:tabs>
        <w:spacing w:before="213" w:line="235" w:lineRule="auto"/>
        <w:ind w:left="114" w:right="188" w:hanging="4"/>
        <w:jc w:val="both"/>
        <w:rPr>
          <w:rFonts w:ascii="Times New Roman" w:hAnsi="Times New Roman" w:cs="Times New Roman"/>
          <w:spacing w:val="-1"/>
          <w:w w:val="95"/>
          <w:sz w:val="26"/>
          <w:szCs w:val="26"/>
          <w:lang w:val="ru-RU"/>
        </w:rPr>
      </w:pPr>
      <w:r>
        <w:rPr>
          <w:noProof/>
        </w:rPr>
        <w:drawing>
          <wp:inline distT="0" distB="0" distL="0" distR="0" wp14:anchorId="183B42A7" wp14:editId="3478C6F4">
            <wp:extent cx="5724525" cy="1181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4525" cy="1181100"/>
                    </a:xfrm>
                    <a:prstGeom prst="rect">
                      <a:avLst/>
                    </a:prstGeom>
                  </pic:spPr>
                </pic:pic>
              </a:graphicData>
            </a:graphic>
          </wp:inline>
        </w:drawing>
      </w:r>
    </w:p>
    <w:p w14:paraId="206F6225" w14:textId="36DCBE39" w:rsidR="00985BB7" w:rsidRPr="00DB3832" w:rsidRDefault="00286BA4" w:rsidP="00DB3832">
      <w:pPr>
        <w:pStyle w:val="BodyText"/>
        <w:spacing w:line="268" w:lineRule="exact"/>
        <w:ind w:left="397"/>
        <w:jc w:val="both"/>
        <w:rPr>
          <w:rFonts w:ascii="Times New Roman" w:hAnsi="Times New Roman" w:cs="Times New Roman"/>
          <w:sz w:val="26"/>
          <w:szCs w:val="26"/>
          <w:lang w:val="ru-RU"/>
        </w:rPr>
      </w:pPr>
      <w:r>
        <w:rPr>
          <w:rFonts w:ascii="Times New Roman" w:hAnsi="Times New Roman" w:cs="Times New Roman"/>
          <w:spacing w:val="-1"/>
          <w:w w:val="95"/>
          <w:sz w:val="26"/>
          <w:szCs w:val="26"/>
          <w:lang w:val="ru-RU"/>
        </w:rPr>
        <w:t>Если</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добавить</w:t>
      </w:r>
      <w:r w:rsidR="00985BB7" w:rsidRPr="00DB3832">
        <w:rPr>
          <w:rFonts w:ascii="Times New Roman" w:hAnsi="Times New Roman" w:cs="Times New Roman"/>
          <w:spacing w:val="3"/>
          <w:w w:val="95"/>
          <w:sz w:val="26"/>
          <w:szCs w:val="26"/>
          <w:lang w:val="ru-RU"/>
        </w:rPr>
        <w:t xml:space="preserve"> </w:t>
      </w:r>
      <w:r w:rsidR="00985BB7" w:rsidRPr="00DB3832">
        <w:rPr>
          <w:rFonts w:ascii="Times New Roman" w:hAnsi="Times New Roman" w:cs="Times New Roman"/>
          <w:w w:val="95"/>
          <w:sz w:val="26"/>
          <w:szCs w:val="26"/>
          <w:lang w:val="ru-RU"/>
        </w:rPr>
        <w:t>еще</w:t>
      </w:r>
      <w:r w:rsidR="00985BB7" w:rsidRPr="00DB3832">
        <w:rPr>
          <w:rFonts w:ascii="Times New Roman" w:hAnsi="Times New Roman" w:cs="Times New Roman"/>
          <w:spacing w:val="4"/>
          <w:w w:val="95"/>
          <w:sz w:val="26"/>
          <w:szCs w:val="26"/>
          <w:lang w:val="ru-RU"/>
        </w:rPr>
        <w:t xml:space="preserve"> </w:t>
      </w:r>
      <w:r w:rsidR="00985BB7" w:rsidRPr="00DB3832">
        <w:rPr>
          <w:rFonts w:ascii="Times New Roman" w:hAnsi="Times New Roman" w:cs="Times New Roman"/>
          <w:w w:val="95"/>
          <w:sz w:val="26"/>
          <w:szCs w:val="26"/>
          <w:lang w:val="ru-RU"/>
        </w:rPr>
        <w:t>флаг</w:t>
      </w:r>
      <w:r w:rsidR="00985BB7" w:rsidRPr="00DB3832">
        <w:rPr>
          <w:rFonts w:ascii="Times New Roman" w:hAnsi="Times New Roman" w:cs="Times New Roman"/>
          <w:spacing w:val="25"/>
          <w:w w:val="95"/>
          <w:sz w:val="26"/>
          <w:szCs w:val="26"/>
          <w:lang w:val="ru-RU"/>
        </w:rPr>
        <w:t xml:space="preserve"> </w:t>
      </w:r>
      <w:r w:rsidR="00985BB7" w:rsidRPr="00DB3832">
        <w:rPr>
          <w:rFonts w:ascii="Times New Roman" w:hAnsi="Times New Roman" w:cs="Times New Roman"/>
          <w:w w:val="95"/>
          <w:sz w:val="26"/>
          <w:szCs w:val="26"/>
          <w:lang w:val="ru-RU"/>
        </w:rPr>
        <w:t>-</w:t>
      </w:r>
      <w:r>
        <w:rPr>
          <w:rFonts w:ascii="Times New Roman" w:hAnsi="Times New Roman" w:cs="Times New Roman"/>
          <w:w w:val="95"/>
          <w:sz w:val="26"/>
          <w:szCs w:val="26"/>
        </w:rPr>
        <w:t>b</w:t>
      </w:r>
      <w:r w:rsidR="00985BB7" w:rsidRPr="00DB3832">
        <w:rPr>
          <w:rFonts w:ascii="Times New Roman" w:hAnsi="Times New Roman" w:cs="Times New Roman"/>
          <w:w w:val="95"/>
          <w:sz w:val="26"/>
          <w:szCs w:val="26"/>
          <w:lang w:val="ru-RU"/>
        </w:rPr>
        <w:t>,</w:t>
      </w:r>
      <w:r w:rsidR="00985BB7" w:rsidRPr="00DB3832">
        <w:rPr>
          <w:rFonts w:ascii="Times New Roman" w:hAnsi="Times New Roman" w:cs="Times New Roman"/>
          <w:spacing w:val="11"/>
          <w:w w:val="95"/>
          <w:sz w:val="26"/>
          <w:szCs w:val="26"/>
          <w:lang w:val="ru-RU"/>
        </w:rPr>
        <w:t xml:space="preserve"> </w:t>
      </w:r>
      <w:r w:rsidR="00985BB7" w:rsidRPr="00DB3832">
        <w:rPr>
          <w:rFonts w:ascii="Times New Roman" w:hAnsi="Times New Roman" w:cs="Times New Roman"/>
          <w:w w:val="95"/>
          <w:sz w:val="26"/>
          <w:szCs w:val="26"/>
          <w:lang w:val="ru-RU"/>
        </w:rPr>
        <w:t>указав</w:t>
      </w:r>
      <w:r w:rsidR="00985BB7" w:rsidRPr="00DB3832">
        <w:rPr>
          <w:rFonts w:ascii="Times New Roman" w:hAnsi="Times New Roman" w:cs="Times New Roman"/>
          <w:spacing w:val="7"/>
          <w:w w:val="95"/>
          <w:sz w:val="26"/>
          <w:szCs w:val="26"/>
          <w:lang w:val="ru-RU"/>
        </w:rPr>
        <w:t xml:space="preserve"> </w:t>
      </w:r>
      <w:r w:rsidR="00985BB7" w:rsidRPr="00DB3832">
        <w:rPr>
          <w:rFonts w:ascii="Times New Roman" w:hAnsi="Times New Roman" w:cs="Times New Roman"/>
          <w:w w:val="95"/>
          <w:sz w:val="26"/>
          <w:szCs w:val="26"/>
          <w:lang w:val="ru-RU"/>
        </w:rPr>
        <w:t>номер</w:t>
      </w:r>
      <w:r w:rsidR="00985BB7" w:rsidRPr="00DB3832">
        <w:rPr>
          <w:rFonts w:ascii="Times New Roman" w:hAnsi="Times New Roman" w:cs="Times New Roman"/>
          <w:spacing w:val="7"/>
          <w:w w:val="95"/>
          <w:sz w:val="26"/>
          <w:szCs w:val="26"/>
          <w:lang w:val="ru-RU"/>
        </w:rPr>
        <w:t xml:space="preserve"> </w:t>
      </w:r>
      <w:r w:rsidR="00985BB7" w:rsidRPr="00DB3832">
        <w:rPr>
          <w:rFonts w:ascii="Times New Roman" w:hAnsi="Times New Roman" w:cs="Times New Roman"/>
          <w:w w:val="95"/>
          <w:sz w:val="26"/>
          <w:szCs w:val="26"/>
          <w:lang w:val="ru-RU"/>
        </w:rPr>
        <w:t>строки,</w:t>
      </w:r>
      <w:r w:rsidR="00985BB7" w:rsidRPr="00DB3832">
        <w:rPr>
          <w:rFonts w:ascii="Times New Roman" w:hAnsi="Times New Roman" w:cs="Times New Roman"/>
          <w:spacing w:val="9"/>
          <w:w w:val="95"/>
          <w:sz w:val="26"/>
          <w:szCs w:val="26"/>
          <w:lang w:val="ru-RU"/>
        </w:rPr>
        <w:t xml:space="preserve"> </w:t>
      </w:r>
      <w:r w:rsidR="00985BB7" w:rsidRPr="00DB3832">
        <w:rPr>
          <w:rFonts w:ascii="Times New Roman" w:hAnsi="Times New Roman" w:cs="Times New Roman"/>
          <w:w w:val="95"/>
          <w:sz w:val="26"/>
          <w:szCs w:val="26"/>
          <w:lang w:val="ru-RU"/>
        </w:rPr>
        <w:t>то</w:t>
      </w:r>
      <w:r w:rsidR="00985BB7" w:rsidRPr="00DB3832">
        <w:rPr>
          <w:rFonts w:ascii="Times New Roman" w:hAnsi="Times New Roman" w:cs="Times New Roman"/>
          <w:spacing w:val="5"/>
          <w:w w:val="95"/>
          <w:sz w:val="26"/>
          <w:szCs w:val="26"/>
          <w:lang w:val="ru-RU"/>
        </w:rPr>
        <w:t xml:space="preserve"> </w:t>
      </w:r>
      <w:r w:rsidR="00985BB7" w:rsidRPr="00DB3832">
        <w:rPr>
          <w:rFonts w:ascii="Times New Roman" w:hAnsi="Times New Roman" w:cs="Times New Roman"/>
          <w:w w:val="95"/>
          <w:sz w:val="26"/>
          <w:szCs w:val="26"/>
          <w:lang w:val="ru-RU"/>
        </w:rPr>
        <w:t>после</w:t>
      </w:r>
      <w:r w:rsidR="00985BB7" w:rsidRPr="00DB3832">
        <w:rPr>
          <w:rFonts w:ascii="Times New Roman" w:hAnsi="Times New Roman" w:cs="Times New Roman"/>
          <w:spacing w:val="7"/>
          <w:w w:val="95"/>
          <w:sz w:val="26"/>
          <w:szCs w:val="26"/>
          <w:lang w:val="ru-RU"/>
        </w:rPr>
        <w:t xml:space="preserve"> </w:t>
      </w:r>
      <w:r w:rsidR="00985BB7" w:rsidRPr="00DB3832">
        <w:rPr>
          <w:rFonts w:ascii="Times New Roman" w:hAnsi="Times New Roman" w:cs="Times New Roman"/>
          <w:w w:val="95"/>
          <w:sz w:val="26"/>
          <w:szCs w:val="26"/>
          <w:lang w:val="ru-RU"/>
        </w:rPr>
        <w:t>входа</w:t>
      </w:r>
      <w:r w:rsidR="00985BB7" w:rsidRPr="00DB3832">
        <w:rPr>
          <w:rFonts w:ascii="Times New Roman" w:hAnsi="Times New Roman" w:cs="Times New Roman"/>
          <w:spacing w:val="3"/>
          <w:w w:val="95"/>
          <w:sz w:val="26"/>
          <w:szCs w:val="26"/>
          <w:lang w:val="ru-RU"/>
        </w:rPr>
        <w:t xml:space="preserve"> </w:t>
      </w:r>
      <w:r w:rsidR="00985BB7" w:rsidRPr="00DB3832">
        <w:rPr>
          <w:rFonts w:ascii="Times New Roman" w:hAnsi="Times New Roman" w:cs="Times New Roman"/>
          <w:w w:val="95"/>
          <w:sz w:val="26"/>
          <w:szCs w:val="26"/>
          <w:lang w:val="ru-RU"/>
        </w:rPr>
        <w:t>в</w:t>
      </w:r>
      <w:r w:rsidR="00985BB7" w:rsidRPr="00DB3832">
        <w:rPr>
          <w:rFonts w:ascii="Times New Roman" w:hAnsi="Times New Roman" w:cs="Times New Roman"/>
          <w:spacing w:val="12"/>
          <w:w w:val="95"/>
          <w:sz w:val="26"/>
          <w:szCs w:val="26"/>
          <w:lang w:val="ru-RU"/>
        </w:rPr>
        <w:t xml:space="preserve"> </w:t>
      </w:r>
      <w:r w:rsidR="00985BB7" w:rsidRPr="00DB3832">
        <w:rPr>
          <w:rFonts w:ascii="Times New Roman" w:hAnsi="Times New Roman" w:cs="Times New Roman"/>
          <w:w w:val="95"/>
          <w:sz w:val="26"/>
          <w:szCs w:val="26"/>
          <w:lang w:val="ru-RU"/>
        </w:rPr>
        <w:t>отладчик</w:t>
      </w:r>
      <w:r w:rsidR="00985BB7" w:rsidRPr="00DB3832">
        <w:rPr>
          <w:rFonts w:ascii="Times New Roman" w:hAnsi="Times New Roman" w:cs="Times New Roman"/>
          <w:spacing w:val="9"/>
          <w:w w:val="95"/>
          <w:sz w:val="26"/>
          <w:szCs w:val="26"/>
          <w:lang w:val="ru-RU"/>
        </w:rPr>
        <w:t xml:space="preserve"> </w:t>
      </w:r>
      <w:r w:rsidR="00985BB7" w:rsidRPr="00DB3832">
        <w:rPr>
          <w:rFonts w:ascii="Times New Roman" w:hAnsi="Times New Roman" w:cs="Times New Roman"/>
          <w:w w:val="95"/>
          <w:sz w:val="26"/>
          <w:szCs w:val="26"/>
          <w:lang w:val="ru-RU"/>
        </w:rPr>
        <w:t>на</w:t>
      </w:r>
    </w:p>
    <w:p w14:paraId="6C14F217" w14:textId="77777777" w:rsidR="00985BB7" w:rsidRPr="00DB3832" w:rsidRDefault="00985BB7" w:rsidP="00DB3832">
      <w:pPr>
        <w:pStyle w:val="BodyText"/>
        <w:spacing w:line="291" w:lineRule="exact"/>
        <w:ind w:left="121"/>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этой</w:t>
      </w:r>
      <w:r w:rsidRPr="00DB3832">
        <w:rPr>
          <w:rFonts w:ascii="Times New Roman" w:hAnsi="Times New Roman" w:cs="Times New Roman"/>
          <w:spacing w:val="18"/>
          <w:w w:val="90"/>
          <w:sz w:val="26"/>
          <w:szCs w:val="26"/>
          <w:lang w:val="ru-RU"/>
        </w:rPr>
        <w:t xml:space="preserve"> </w:t>
      </w:r>
      <w:r w:rsidRPr="00DB3832">
        <w:rPr>
          <w:rFonts w:ascii="Times New Roman" w:hAnsi="Times New Roman" w:cs="Times New Roman"/>
          <w:w w:val="90"/>
          <w:sz w:val="26"/>
          <w:szCs w:val="26"/>
          <w:lang w:val="ru-RU"/>
        </w:rPr>
        <w:t>строке</w:t>
      </w:r>
      <w:r w:rsidRPr="00DB3832">
        <w:rPr>
          <w:rFonts w:ascii="Times New Roman" w:hAnsi="Times New Roman" w:cs="Times New Roman"/>
          <w:spacing w:val="22"/>
          <w:w w:val="90"/>
          <w:sz w:val="26"/>
          <w:szCs w:val="26"/>
          <w:lang w:val="ru-RU"/>
        </w:rPr>
        <w:t xml:space="preserve"> </w:t>
      </w:r>
      <w:r w:rsidRPr="00DB3832">
        <w:rPr>
          <w:rFonts w:ascii="Times New Roman" w:hAnsi="Times New Roman" w:cs="Times New Roman"/>
          <w:w w:val="90"/>
          <w:sz w:val="26"/>
          <w:szCs w:val="26"/>
          <w:lang w:val="ru-RU"/>
        </w:rPr>
        <w:t>уже</w:t>
      </w:r>
      <w:r w:rsidRPr="00DB3832">
        <w:rPr>
          <w:rFonts w:ascii="Times New Roman" w:hAnsi="Times New Roman" w:cs="Times New Roman"/>
          <w:spacing w:val="25"/>
          <w:w w:val="90"/>
          <w:sz w:val="26"/>
          <w:szCs w:val="26"/>
          <w:lang w:val="ru-RU"/>
        </w:rPr>
        <w:t xml:space="preserve"> </w:t>
      </w:r>
      <w:r w:rsidRPr="00DB3832">
        <w:rPr>
          <w:rFonts w:ascii="Times New Roman" w:hAnsi="Times New Roman" w:cs="Times New Roman"/>
          <w:w w:val="90"/>
          <w:sz w:val="26"/>
          <w:szCs w:val="26"/>
          <w:lang w:val="ru-RU"/>
        </w:rPr>
        <w:t>будет</w:t>
      </w:r>
      <w:r w:rsidRPr="00DB3832">
        <w:rPr>
          <w:rFonts w:ascii="Times New Roman" w:hAnsi="Times New Roman" w:cs="Times New Roman"/>
          <w:spacing w:val="21"/>
          <w:w w:val="90"/>
          <w:sz w:val="26"/>
          <w:szCs w:val="26"/>
          <w:lang w:val="ru-RU"/>
        </w:rPr>
        <w:t xml:space="preserve"> </w:t>
      </w:r>
      <w:r w:rsidRPr="00DB3832">
        <w:rPr>
          <w:rFonts w:ascii="Times New Roman" w:hAnsi="Times New Roman" w:cs="Times New Roman"/>
          <w:w w:val="90"/>
          <w:sz w:val="26"/>
          <w:szCs w:val="26"/>
          <w:lang w:val="ru-RU"/>
        </w:rPr>
        <w:t>стоять</w:t>
      </w:r>
      <w:r w:rsidRPr="00DB3832">
        <w:rPr>
          <w:rFonts w:ascii="Times New Roman" w:hAnsi="Times New Roman" w:cs="Times New Roman"/>
          <w:spacing w:val="29"/>
          <w:w w:val="90"/>
          <w:sz w:val="26"/>
          <w:szCs w:val="26"/>
          <w:lang w:val="ru-RU"/>
        </w:rPr>
        <w:t xml:space="preserve"> </w:t>
      </w:r>
      <w:r w:rsidRPr="00DB3832">
        <w:rPr>
          <w:rFonts w:ascii="Times New Roman" w:hAnsi="Times New Roman" w:cs="Times New Roman"/>
          <w:w w:val="90"/>
          <w:sz w:val="26"/>
          <w:szCs w:val="26"/>
          <w:lang w:val="ru-RU"/>
        </w:rPr>
        <w:t>точка</w:t>
      </w:r>
      <w:r w:rsidRPr="00DB3832">
        <w:rPr>
          <w:rFonts w:ascii="Times New Roman" w:hAnsi="Times New Roman" w:cs="Times New Roman"/>
          <w:spacing w:val="28"/>
          <w:w w:val="90"/>
          <w:sz w:val="26"/>
          <w:szCs w:val="26"/>
          <w:lang w:val="ru-RU"/>
        </w:rPr>
        <w:t xml:space="preserve"> </w:t>
      </w:r>
      <w:r w:rsidRPr="00DB3832">
        <w:rPr>
          <w:rFonts w:ascii="Times New Roman" w:hAnsi="Times New Roman" w:cs="Times New Roman"/>
          <w:w w:val="90"/>
          <w:sz w:val="26"/>
          <w:szCs w:val="26"/>
          <w:lang w:val="ru-RU"/>
        </w:rPr>
        <w:t>останова:</w:t>
      </w:r>
    </w:p>
    <w:p w14:paraId="396E762D" w14:textId="32A59FF7" w:rsidR="00985BB7" w:rsidRPr="00E65E7E" w:rsidRDefault="00BD1FE7" w:rsidP="004C7790">
      <w:pPr>
        <w:spacing w:before="239"/>
        <w:ind w:left="378"/>
        <w:jc w:val="both"/>
        <w:rPr>
          <w:rFonts w:ascii="Times New Roman" w:hAnsi="Times New Roman" w:cs="Times New Roman"/>
          <w:w w:val="110"/>
          <w:sz w:val="26"/>
          <w:szCs w:val="26"/>
          <w:lang w:val="ru-RU"/>
        </w:rPr>
      </w:pPr>
      <w:bookmarkStart w:id="24" w:name="_TOC_250147"/>
      <w:r>
        <w:rPr>
          <w:noProof/>
        </w:rPr>
        <w:drawing>
          <wp:inline distT="0" distB="0" distL="0" distR="0" wp14:anchorId="54B92283" wp14:editId="5D6DECA8">
            <wp:extent cx="5695950" cy="2038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95950" cy="2038350"/>
                    </a:xfrm>
                    <a:prstGeom prst="rect">
                      <a:avLst/>
                    </a:prstGeom>
                  </pic:spPr>
                </pic:pic>
              </a:graphicData>
            </a:graphic>
          </wp:inline>
        </w:drawing>
      </w:r>
      <w:r w:rsidR="00985BB7" w:rsidRPr="00DB3832">
        <w:rPr>
          <w:rFonts w:ascii="Times New Roman" w:hAnsi="Times New Roman" w:cs="Times New Roman"/>
          <w:b/>
          <w:i/>
          <w:w w:val="90"/>
          <w:sz w:val="26"/>
          <w:szCs w:val="26"/>
          <w:lang w:val="ru-RU"/>
        </w:rPr>
        <w:t>Хронометраж</w:t>
      </w:r>
      <w:r w:rsidR="00985BB7" w:rsidRPr="00DB3832">
        <w:rPr>
          <w:rFonts w:ascii="Times New Roman" w:hAnsi="Times New Roman" w:cs="Times New Roman"/>
          <w:b/>
          <w:i/>
          <w:spacing w:val="-8"/>
          <w:w w:val="90"/>
          <w:sz w:val="26"/>
          <w:szCs w:val="26"/>
          <w:lang w:val="ru-RU"/>
        </w:rPr>
        <w:t xml:space="preserve"> </w:t>
      </w:r>
      <w:r w:rsidR="00985BB7" w:rsidRPr="00DB3832">
        <w:rPr>
          <w:rFonts w:ascii="Times New Roman" w:hAnsi="Times New Roman" w:cs="Times New Roman"/>
          <w:b/>
          <w:i/>
          <w:w w:val="90"/>
          <w:sz w:val="26"/>
          <w:szCs w:val="26"/>
          <w:lang w:val="ru-RU"/>
        </w:rPr>
        <w:t>программы:</w:t>
      </w:r>
      <w:r w:rsidR="00985BB7" w:rsidRPr="00DB3832">
        <w:rPr>
          <w:rFonts w:ascii="Times New Roman" w:hAnsi="Times New Roman" w:cs="Times New Roman"/>
          <w:b/>
          <w:i/>
          <w:spacing w:val="93"/>
          <w:w w:val="90"/>
          <w:sz w:val="26"/>
          <w:szCs w:val="26"/>
          <w:lang w:val="ru-RU"/>
        </w:rPr>
        <w:t xml:space="preserve"> </w:t>
      </w:r>
      <w:r w:rsidR="00985BB7" w:rsidRPr="00DB3832">
        <w:rPr>
          <w:rFonts w:ascii="Times New Roman" w:hAnsi="Times New Roman" w:cs="Times New Roman"/>
          <w:b/>
          <w:i/>
          <w:w w:val="90"/>
          <w:sz w:val="26"/>
          <w:szCs w:val="26"/>
          <w:lang w:val="ru-RU"/>
        </w:rPr>
        <w:t>%</w:t>
      </w:r>
      <w:r w:rsidR="00985BB7" w:rsidRPr="00DB3832">
        <w:rPr>
          <w:rFonts w:ascii="Times New Roman" w:hAnsi="Times New Roman" w:cs="Times New Roman"/>
          <w:b/>
          <w:i/>
          <w:w w:val="90"/>
          <w:sz w:val="26"/>
          <w:szCs w:val="26"/>
        </w:rPr>
        <w:t>time</w:t>
      </w:r>
      <w:r w:rsidR="00985BB7" w:rsidRPr="00DB3832">
        <w:rPr>
          <w:rFonts w:ascii="Times New Roman" w:hAnsi="Times New Roman" w:cs="Times New Roman"/>
          <w:b/>
          <w:i/>
          <w:spacing w:val="2"/>
          <w:w w:val="90"/>
          <w:sz w:val="26"/>
          <w:szCs w:val="26"/>
          <w:lang w:val="ru-RU"/>
        </w:rPr>
        <w:t xml:space="preserve"> </w:t>
      </w:r>
      <w:r w:rsidR="00985BB7" w:rsidRPr="00DB3832">
        <w:rPr>
          <w:rFonts w:ascii="Times New Roman" w:hAnsi="Times New Roman" w:cs="Times New Roman"/>
          <w:b/>
          <w:i/>
          <w:w w:val="90"/>
          <w:sz w:val="26"/>
          <w:szCs w:val="26"/>
          <w:lang w:val="ru-RU"/>
        </w:rPr>
        <w:t>и</w:t>
      </w:r>
      <w:r w:rsidR="00985BB7" w:rsidRPr="00DB3832">
        <w:rPr>
          <w:rFonts w:ascii="Times New Roman" w:hAnsi="Times New Roman" w:cs="Times New Roman"/>
          <w:b/>
          <w:i/>
          <w:spacing w:val="74"/>
          <w:w w:val="90"/>
          <w:sz w:val="26"/>
          <w:szCs w:val="26"/>
          <w:lang w:val="ru-RU"/>
        </w:rPr>
        <w:t xml:space="preserve"> </w:t>
      </w:r>
      <w:bookmarkEnd w:id="24"/>
      <w:r w:rsidR="00985BB7" w:rsidRPr="00DB3832">
        <w:rPr>
          <w:rFonts w:ascii="Times New Roman" w:hAnsi="Times New Roman" w:cs="Times New Roman"/>
          <w:b/>
          <w:i/>
          <w:w w:val="90"/>
          <w:sz w:val="26"/>
          <w:szCs w:val="26"/>
          <w:lang w:val="ru-RU"/>
        </w:rPr>
        <w:t>%</w:t>
      </w:r>
      <w:r w:rsidR="00985BB7" w:rsidRPr="00DB3832">
        <w:rPr>
          <w:rFonts w:ascii="Times New Roman" w:hAnsi="Times New Roman" w:cs="Times New Roman"/>
          <w:b/>
          <w:i/>
          <w:w w:val="90"/>
          <w:sz w:val="26"/>
          <w:szCs w:val="26"/>
        </w:rPr>
        <w:t>timeit</w:t>
      </w:r>
    </w:p>
    <w:p w14:paraId="5DB86A92" w14:textId="77777777" w:rsidR="00985BB7" w:rsidRPr="00DB3832" w:rsidRDefault="00985BB7" w:rsidP="00DB3832">
      <w:pPr>
        <w:pStyle w:val="BodyText"/>
        <w:spacing w:before="88" w:line="237" w:lineRule="auto"/>
        <w:ind w:left="118" w:right="173" w:firstLine="274"/>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Для больших или долго работающих аналитических приложений бывает же­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лательно измерить время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выполнения различных участков кода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или даже от­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дельных предложений или вызовов функций.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Интересно получить отчет о том,</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какие функции занимают больше всего времени в сложном процессе. По счастью,</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xml:space="preserve"> позволяет без труда получить эту информацию по ходу разработки и те­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стирования</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программы.</w:t>
      </w:r>
    </w:p>
    <w:p w14:paraId="06DD5529" w14:textId="77777777" w:rsidR="00985BB7" w:rsidRPr="00DB3832" w:rsidRDefault="00985BB7" w:rsidP="00DB3832">
      <w:pPr>
        <w:pStyle w:val="BodyText"/>
        <w:spacing w:line="237" w:lineRule="auto"/>
        <w:ind w:left="127" w:right="169" w:firstLine="285"/>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Ручной хронометраж с помощью встроенного модуля </w:t>
      </w:r>
      <w:r w:rsidRPr="00DB3832">
        <w:rPr>
          <w:rFonts w:ascii="Times New Roman" w:hAnsi="Times New Roman" w:cs="Times New Roman"/>
          <w:w w:val="95"/>
          <w:sz w:val="26"/>
          <w:szCs w:val="26"/>
        </w:rPr>
        <w:t>time</w:t>
      </w:r>
      <w:r w:rsidRPr="00DB3832">
        <w:rPr>
          <w:rFonts w:ascii="Times New Roman" w:hAnsi="Times New Roman" w:cs="Times New Roman"/>
          <w:w w:val="95"/>
          <w:sz w:val="26"/>
          <w:szCs w:val="26"/>
          <w:lang w:val="ru-RU"/>
        </w:rPr>
        <w:t xml:space="preserve"> и его функций </w:t>
      </w:r>
      <w:r w:rsidRPr="00DB3832">
        <w:rPr>
          <w:rFonts w:ascii="Times New Roman" w:hAnsi="Times New Roman" w:cs="Times New Roman"/>
          <w:w w:val="95"/>
          <w:sz w:val="26"/>
          <w:szCs w:val="26"/>
        </w:rPr>
        <w:t>time</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clock</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time</w:t>
      </w:r>
      <w:r w:rsidRPr="00DB3832">
        <w:rPr>
          <w:rFonts w:ascii="Times New Roman" w:hAnsi="Times New Roman" w:cs="Times New Roman"/>
          <w:w w:val="95"/>
          <w:sz w:val="26"/>
          <w:szCs w:val="26"/>
          <w:lang w:val="ru-RU"/>
        </w:rPr>
        <w:t xml:space="preserve">. </w:t>
      </w:r>
      <w:r w:rsidRPr="00DB3832">
        <w:rPr>
          <w:rFonts w:ascii="Times New Roman" w:hAnsi="Times New Roman" w:cs="Times New Roman"/>
          <w:w w:val="95"/>
          <w:sz w:val="26"/>
          <w:szCs w:val="26"/>
        </w:rPr>
        <w:t>time</w:t>
      </w:r>
      <w:r w:rsidRPr="00DB3832">
        <w:rPr>
          <w:rFonts w:ascii="Times New Roman" w:hAnsi="Times New Roman" w:cs="Times New Roman"/>
          <w:w w:val="95"/>
          <w:sz w:val="26"/>
          <w:szCs w:val="26"/>
          <w:lang w:val="ru-RU"/>
        </w:rPr>
        <w:t xml:space="preserve"> зачастую</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оказывается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скучной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утомительной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процедурой,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0"/>
          <w:sz w:val="26"/>
          <w:szCs w:val="26"/>
          <w:lang w:val="ru-RU"/>
        </w:rPr>
        <w:t>поскольку</w:t>
      </w:r>
      <w:r w:rsidRPr="00DB3832">
        <w:rPr>
          <w:rFonts w:ascii="Times New Roman" w:hAnsi="Times New Roman" w:cs="Times New Roman"/>
          <w:spacing w:val="-8"/>
          <w:w w:val="90"/>
          <w:sz w:val="26"/>
          <w:szCs w:val="26"/>
          <w:lang w:val="ru-RU"/>
        </w:rPr>
        <w:t xml:space="preserve"> </w:t>
      </w:r>
      <w:r w:rsidRPr="00DB3832">
        <w:rPr>
          <w:rFonts w:ascii="Times New Roman" w:hAnsi="Times New Roman" w:cs="Times New Roman"/>
          <w:w w:val="90"/>
          <w:sz w:val="26"/>
          <w:szCs w:val="26"/>
          <w:lang w:val="ru-RU"/>
        </w:rPr>
        <w:t>приходится</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писать</w:t>
      </w:r>
      <w:r w:rsidRPr="00DB3832">
        <w:rPr>
          <w:rFonts w:ascii="Times New Roman" w:hAnsi="Times New Roman" w:cs="Times New Roman"/>
          <w:spacing w:val="13"/>
          <w:w w:val="90"/>
          <w:sz w:val="26"/>
          <w:szCs w:val="26"/>
          <w:lang w:val="ru-RU"/>
        </w:rPr>
        <w:t xml:space="preserve"> </w:t>
      </w:r>
      <w:r w:rsidRPr="00DB3832">
        <w:rPr>
          <w:rFonts w:ascii="Times New Roman" w:hAnsi="Times New Roman" w:cs="Times New Roman"/>
          <w:w w:val="90"/>
          <w:sz w:val="26"/>
          <w:szCs w:val="26"/>
          <w:lang w:val="ru-RU"/>
        </w:rPr>
        <w:t>один</w:t>
      </w:r>
      <w:r w:rsidRPr="00DB3832">
        <w:rPr>
          <w:rFonts w:ascii="Times New Roman" w:hAnsi="Times New Roman" w:cs="Times New Roman"/>
          <w:spacing w:val="9"/>
          <w:w w:val="90"/>
          <w:sz w:val="26"/>
          <w:szCs w:val="26"/>
          <w:lang w:val="ru-RU"/>
        </w:rPr>
        <w:t xml:space="preserve"> </w:t>
      </w:r>
      <w:r w:rsidRPr="00DB3832">
        <w:rPr>
          <w:rFonts w:ascii="Times New Roman" w:hAnsi="Times New Roman" w:cs="Times New Roman"/>
          <w:w w:val="90"/>
          <w:sz w:val="26"/>
          <w:szCs w:val="26"/>
          <w:lang w:val="ru-RU"/>
        </w:rPr>
        <w:t>и</w:t>
      </w:r>
      <w:r w:rsidRPr="00DB3832">
        <w:rPr>
          <w:rFonts w:ascii="Times New Roman" w:hAnsi="Times New Roman" w:cs="Times New Roman"/>
          <w:spacing w:val="18"/>
          <w:w w:val="90"/>
          <w:sz w:val="26"/>
          <w:szCs w:val="26"/>
          <w:lang w:val="ru-RU"/>
        </w:rPr>
        <w:t xml:space="preserve"> </w:t>
      </w:r>
      <w:r w:rsidRPr="00DB3832">
        <w:rPr>
          <w:rFonts w:ascii="Times New Roman" w:hAnsi="Times New Roman" w:cs="Times New Roman"/>
          <w:w w:val="90"/>
          <w:sz w:val="26"/>
          <w:szCs w:val="26"/>
          <w:lang w:val="ru-RU"/>
        </w:rPr>
        <w:t>тот</w:t>
      </w:r>
      <w:r w:rsidRPr="00DB3832">
        <w:rPr>
          <w:rFonts w:ascii="Times New Roman" w:hAnsi="Times New Roman" w:cs="Times New Roman"/>
          <w:spacing w:val="10"/>
          <w:w w:val="90"/>
          <w:sz w:val="26"/>
          <w:szCs w:val="26"/>
          <w:lang w:val="ru-RU"/>
        </w:rPr>
        <w:t xml:space="preserve"> </w:t>
      </w:r>
      <w:r w:rsidRPr="00DB3832">
        <w:rPr>
          <w:rFonts w:ascii="Times New Roman" w:hAnsi="Times New Roman" w:cs="Times New Roman"/>
          <w:w w:val="90"/>
          <w:sz w:val="26"/>
          <w:szCs w:val="26"/>
          <w:lang w:val="ru-RU"/>
        </w:rPr>
        <w:t>же</w:t>
      </w:r>
      <w:r w:rsidRPr="00DB3832">
        <w:rPr>
          <w:rFonts w:ascii="Times New Roman" w:hAnsi="Times New Roman" w:cs="Times New Roman"/>
          <w:spacing w:val="13"/>
          <w:w w:val="90"/>
          <w:sz w:val="26"/>
          <w:szCs w:val="26"/>
          <w:lang w:val="ru-RU"/>
        </w:rPr>
        <w:t xml:space="preserve"> </w:t>
      </w:r>
      <w:r w:rsidRPr="00DB3832">
        <w:rPr>
          <w:rFonts w:ascii="Times New Roman" w:hAnsi="Times New Roman" w:cs="Times New Roman"/>
          <w:w w:val="90"/>
          <w:sz w:val="26"/>
          <w:szCs w:val="26"/>
          <w:lang w:val="ru-RU"/>
        </w:rPr>
        <w:t>неинтересный</w:t>
      </w:r>
      <w:r w:rsidRPr="00DB3832">
        <w:rPr>
          <w:rFonts w:ascii="Times New Roman" w:hAnsi="Times New Roman" w:cs="Times New Roman"/>
          <w:spacing w:val="18"/>
          <w:w w:val="90"/>
          <w:sz w:val="26"/>
          <w:szCs w:val="26"/>
          <w:lang w:val="ru-RU"/>
        </w:rPr>
        <w:t xml:space="preserve"> </w:t>
      </w:r>
      <w:r w:rsidRPr="00DB3832">
        <w:rPr>
          <w:rFonts w:ascii="Times New Roman" w:hAnsi="Times New Roman" w:cs="Times New Roman"/>
          <w:w w:val="90"/>
          <w:sz w:val="26"/>
          <w:szCs w:val="26"/>
          <w:lang w:val="ru-RU"/>
        </w:rPr>
        <w:t>код:</w:t>
      </w:r>
    </w:p>
    <w:p w14:paraId="22CB0798" w14:textId="2436544A" w:rsidR="00622F5F" w:rsidRDefault="00622F5F" w:rsidP="00DB3832">
      <w:pPr>
        <w:pStyle w:val="BodyText"/>
        <w:spacing w:before="219" w:line="237" w:lineRule="auto"/>
        <w:ind w:left="148" w:right="149" w:firstLine="278"/>
        <w:jc w:val="both"/>
        <w:rPr>
          <w:rFonts w:ascii="Times New Roman" w:hAnsi="Times New Roman" w:cs="Times New Roman"/>
          <w:w w:val="95"/>
          <w:sz w:val="26"/>
          <w:szCs w:val="26"/>
          <w:lang w:val="ru-RU"/>
        </w:rPr>
      </w:pPr>
      <w:r>
        <w:rPr>
          <w:noProof/>
        </w:rPr>
        <w:drawing>
          <wp:inline distT="0" distB="0" distL="0" distR="0" wp14:anchorId="534C6729" wp14:editId="351E664A">
            <wp:extent cx="4552950" cy="9810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2950" cy="981075"/>
                    </a:xfrm>
                    <a:prstGeom prst="rect">
                      <a:avLst/>
                    </a:prstGeom>
                  </pic:spPr>
                </pic:pic>
              </a:graphicData>
            </a:graphic>
          </wp:inline>
        </w:drawing>
      </w:r>
    </w:p>
    <w:p w14:paraId="428684C1" w14:textId="1E3CEFDF" w:rsidR="00985BB7" w:rsidRPr="00DB3832" w:rsidRDefault="00985BB7" w:rsidP="00DB3832">
      <w:pPr>
        <w:pStyle w:val="BodyText"/>
        <w:spacing w:before="219" w:line="237" w:lineRule="auto"/>
        <w:ind w:left="148" w:right="149" w:firstLine="278"/>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Поскольку эта операция встречается очень часто, в </w:t>
      </w:r>
      <w:r w:rsidRPr="00DB3832">
        <w:rPr>
          <w:rFonts w:ascii="Times New Roman" w:hAnsi="Times New Roman" w:cs="Times New Roman"/>
          <w:w w:val="95"/>
          <w:sz w:val="26"/>
          <w:szCs w:val="26"/>
        </w:rPr>
        <w:t>I</w:t>
      </w:r>
      <w:r w:rsidR="000C5BC1" w:rsidRPr="00DB3832">
        <w:rPr>
          <w:rFonts w:ascii="Times New Roman" w:hAnsi="Times New Roman" w:cs="Times New Roman"/>
          <w:w w:val="95"/>
          <w:sz w:val="26"/>
          <w:szCs w:val="26"/>
        </w:rPr>
        <w:t>Python</w:t>
      </w:r>
      <w:r w:rsidRPr="00DB3832">
        <w:rPr>
          <w:rFonts w:ascii="Times New Roman" w:hAnsi="Times New Roman" w:cs="Times New Roman"/>
          <w:w w:val="95"/>
          <w:sz w:val="26"/>
          <w:szCs w:val="26"/>
          <w:lang w:val="ru-RU"/>
        </w:rPr>
        <w:t xml:space="preserve"> есть две магические</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5"/>
          <w:sz w:val="26"/>
          <w:szCs w:val="26"/>
          <w:lang w:val="ru-RU"/>
        </w:rPr>
        <w:t>функции, %</w:t>
      </w:r>
      <w:r w:rsidRPr="00DB3832">
        <w:rPr>
          <w:rFonts w:ascii="Times New Roman" w:hAnsi="Times New Roman" w:cs="Times New Roman"/>
          <w:w w:val="95"/>
          <w:sz w:val="26"/>
          <w:szCs w:val="26"/>
        </w:rPr>
        <w:t>time</w:t>
      </w:r>
      <w:r w:rsidRPr="00DB3832">
        <w:rPr>
          <w:rFonts w:ascii="Times New Roman" w:hAnsi="Times New Roman" w:cs="Times New Roman"/>
          <w:w w:val="95"/>
          <w:sz w:val="26"/>
          <w:szCs w:val="26"/>
          <w:lang w:val="ru-RU"/>
        </w:rPr>
        <w:t xml:space="preserve"> и %</w:t>
      </w:r>
      <w:r w:rsidRPr="00DB3832">
        <w:rPr>
          <w:rFonts w:ascii="Times New Roman" w:hAnsi="Times New Roman" w:cs="Times New Roman"/>
          <w:w w:val="95"/>
          <w:sz w:val="26"/>
          <w:szCs w:val="26"/>
        </w:rPr>
        <w:t>timeit</w:t>
      </w:r>
      <w:r w:rsidRPr="00DB3832">
        <w:rPr>
          <w:rFonts w:ascii="Times New Roman" w:hAnsi="Times New Roman" w:cs="Times New Roman"/>
          <w:w w:val="95"/>
          <w:sz w:val="26"/>
          <w:szCs w:val="26"/>
          <w:lang w:val="ru-RU"/>
        </w:rPr>
        <w:t>, которые помогают автоматизировать процесс. Функ­</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0"/>
          <w:sz w:val="26"/>
          <w:szCs w:val="26"/>
          <w:lang w:val="ru-RU"/>
        </w:rPr>
        <w:t>цпя</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w:t>
      </w:r>
      <w:r w:rsidRPr="00DB3832">
        <w:rPr>
          <w:rFonts w:ascii="Times New Roman" w:hAnsi="Times New Roman" w:cs="Times New Roman"/>
          <w:w w:val="90"/>
          <w:sz w:val="26"/>
          <w:szCs w:val="26"/>
        </w:rPr>
        <w:t>time</w:t>
      </w:r>
      <w:r w:rsidRPr="00DB3832">
        <w:rPr>
          <w:rFonts w:ascii="Times New Roman" w:hAnsi="Times New Roman" w:cs="Times New Roman"/>
          <w:w w:val="90"/>
          <w:sz w:val="26"/>
          <w:szCs w:val="26"/>
          <w:lang w:val="ru-RU"/>
        </w:rPr>
        <w:t xml:space="preserve"> выполняет предложение один</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раз и сообщает,</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сколько было затрачено</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sz w:val="26"/>
          <w:szCs w:val="26"/>
          <w:lang w:val="ru-RU"/>
        </w:rPr>
        <w:t>времени.</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Допустим,</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имеется</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длинный</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список</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строк,</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мы</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хотим</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сравнить</w:t>
      </w:r>
      <w:r w:rsidRPr="00DB3832">
        <w:rPr>
          <w:rFonts w:ascii="Times New Roman" w:hAnsi="Times New Roman" w:cs="Times New Roman"/>
          <w:spacing w:val="-53"/>
          <w:sz w:val="26"/>
          <w:szCs w:val="26"/>
          <w:lang w:val="ru-RU"/>
        </w:rPr>
        <w:t xml:space="preserve"> </w:t>
      </w:r>
      <w:r w:rsidRPr="00DB3832">
        <w:rPr>
          <w:rFonts w:ascii="Times New Roman" w:hAnsi="Times New Roman" w:cs="Times New Roman"/>
          <w:w w:val="95"/>
          <w:sz w:val="26"/>
          <w:szCs w:val="26"/>
          <w:lang w:val="ru-RU"/>
        </w:rPr>
        <w:t>различные методы выбора всех строк, начинающихся с заданного префикса. Вот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простой список, содержащий 700 </w:t>
      </w:r>
      <w:r w:rsidR="00A726DC" w:rsidRPr="00DB3832">
        <w:rPr>
          <w:rFonts w:ascii="Times New Roman" w:hAnsi="Times New Roman" w:cs="Times New Roman"/>
          <w:w w:val="95"/>
          <w:sz w:val="26"/>
          <w:szCs w:val="26"/>
          <w:lang w:val="ru-RU"/>
        </w:rPr>
        <w:t>000</w:t>
      </w:r>
      <w:r w:rsidRPr="00DB3832">
        <w:rPr>
          <w:rFonts w:ascii="Times New Roman" w:hAnsi="Times New Roman" w:cs="Times New Roman"/>
          <w:w w:val="95"/>
          <w:sz w:val="26"/>
          <w:szCs w:val="26"/>
          <w:lang w:val="ru-RU"/>
        </w:rPr>
        <w:t xml:space="preserve"> строк, и два метода выборки тех, что начи­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наются</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с</w:t>
      </w:r>
      <w:r w:rsidRPr="00DB3832">
        <w:rPr>
          <w:rFonts w:ascii="Times New Roman" w:hAnsi="Times New Roman" w:cs="Times New Roman"/>
          <w:spacing w:val="52"/>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foo</w:t>
      </w:r>
      <w:r w:rsidRPr="00DB3832">
        <w:rPr>
          <w:rFonts w:ascii="Times New Roman" w:hAnsi="Times New Roman" w:cs="Times New Roman"/>
          <w:sz w:val="26"/>
          <w:szCs w:val="26"/>
          <w:lang w:val="ru-RU"/>
        </w:rPr>
        <w:t>':</w:t>
      </w:r>
    </w:p>
    <w:p w14:paraId="3D9FB65B" w14:textId="77777777" w:rsidR="00985BB7" w:rsidRPr="00DB3832" w:rsidRDefault="00985BB7" w:rsidP="00DB3832">
      <w:pPr>
        <w:spacing w:line="237" w:lineRule="auto"/>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0BD74F83" w14:textId="77777777" w:rsidR="00E65E7E" w:rsidRDefault="00E65E7E" w:rsidP="00DB3832">
      <w:pPr>
        <w:spacing w:before="12" w:line="189" w:lineRule="auto"/>
        <w:ind w:left="187" w:right="147" w:firstLine="284"/>
        <w:jc w:val="both"/>
        <w:rPr>
          <w:rFonts w:ascii="Times New Roman" w:hAnsi="Times New Roman" w:cs="Times New Roman"/>
          <w:sz w:val="26"/>
          <w:szCs w:val="26"/>
          <w:lang w:val="ru-RU"/>
        </w:rPr>
      </w:pPr>
    </w:p>
    <w:p w14:paraId="7545006A" w14:textId="0B032845" w:rsidR="00E65E7E" w:rsidRDefault="00E65E7E" w:rsidP="00DB3832">
      <w:pPr>
        <w:spacing w:before="12" w:line="189" w:lineRule="auto"/>
        <w:ind w:left="187" w:right="147" w:firstLine="284"/>
        <w:jc w:val="both"/>
        <w:rPr>
          <w:rFonts w:ascii="Times New Roman" w:hAnsi="Times New Roman" w:cs="Times New Roman"/>
          <w:sz w:val="26"/>
          <w:szCs w:val="26"/>
          <w:lang w:val="ru-RU"/>
        </w:rPr>
      </w:pPr>
      <w:r>
        <w:rPr>
          <w:noProof/>
        </w:rPr>
        <w:drawing>
          <wp:inline distT="0" distB="0" distL="0" distR="0" wp14:anchorId="3559C44C" wp14:editId="4FCC5A98">
            <wp:extent cx="4981575" cy="1276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81575" cy="1276350"/>
                    </a:xfrm>
                    <a:prstGeom prst="rect">
                      <a:avLst/>
                    </a:prstGeom>
                  </pic:spPr>
                </pic:pic>
              </a:graphicData>
            </a:graphic>
          </wp:inline>
        </w:drawing>
      </w:r>
    </w:p>
    <w:p w14:paraId="132C9970" w14:textId="77777777" w:rsidR="00E65E7E" w:rsidRDefault="00E65E7E" w:rsidP="00DB3832">
      <w:pPr>
        <w:spacing w:before="12" w:line="189" w:lineRule="auto"/>
        <w:ind w:left="187" w:right="147" w:firstLine="284"/>
        <w:jc w:val="both"/>
        <w:rPr>
          <w:rFonts w:ascii="Times New Roman" w:hAnsi="Times New Roman" w:cs="Times New Roman"/>
          <w:sz w:val="26"/>
          <w:szCs w:val="26"/>
          <w:lang w:val="ru-RU"/>
        </w:rPr>
      </w:pPr>
    </w:p>
    <w:p w14:paraId="7B75C062" w14:textId="267D1F59" w:rsidR="00985BB7" w:rsidRDefault="00985BB7" w:rsidP="00DB3832">
      <w:pPr>
        <w:spacing w:before="12" w:line="189" w:lineRule="auto"/>
        <w:ind w:left="187" w:right="147" w:firstLine="284"/>
        <w:jc w:val="both"/>
        <w:rPr>
          <w:rFonts w:ascii="Times New Roman" w:hAnsi="Times New Roman" w:cs="Times New Roman"/>
          <w:w w:val="90"/>
          <w:sz w:val="26"/>
          <w:szCs w:val="26"/>
        </w:rPr>
      </w:pPr>
      <w:r w:rsidRPr="00DB3832">
        <w:rPr>
          <w:rFonts w:ascii="Times New Roman" w:hAnsi="Times New Roman" w:cs="Times New Roman"/>
          <w:w w:val="90"/>
          <w:sz w:val="26"/>
          <w:szCs w:val="26"/>
          <w:lang w:val="ru-RU"/>
        </w:rPr>
        <w:t>На первый взгляд, производительность должна быть примерно одинаковой, верно? Проверим</w:t>
      </w:r>
      <w:r w:rsidRPr="00DB3832">
        <w:rPr>
          <w:rFonts w:ascii="Times New Roman" w:hAnsi="Times New Roman" w:cs="Times New Roman"/>
          <w:w w:val="90"/>
          <w:sz w:val="26"/>
          <w:szCs w:val="26"/>
        </w:rPr>
        <w:t xml:space="preserve"> </w:t>
      </w:r>
      <w:r w:rsidRPr="00DB3832">
        <w:rPr>
          <w:rFonts w:ascii="Times New Roman" w:hAnsi="Times New Roman" w:cs="Times New Roman"/>
          <w:w w:val="90"/>
          <w:sz w:val="26"/>
          <w:szCs w:val="26"/>
          <w:lang w:val="ru-RU"/>
        </w:rPr>
        <w:t>с</w:t>
      </w:r>
      <w:r w:rsidRPr="00DB3832">
        <w:rPr>
          <w:rFonts w:ascii="Times New Roman" w:hAnsi="Times New Roman" w:cs="Times New Roman"/>
          <w:w w:val="90"/>
          <w:sz w:val="26"/>
          <w:szCs w:val="26"/>
        </w:rPr>
        <w:t xml:space="preserve"> </w:t>
      </w:r>
      <w:r w:rsidRPr="00DB3832">
        <w:rPr>
          <w:rFonts w:ascii="Times New Roman" w:hAnsi="Times New Roman" w:cs="Times New Roman"/>
          <w:w w:val="90"/>
          <w:sz w:val="26"/>
          <w:szCs w:val="26"/>
          <w:lang w:val="ru-RU"/>
        </w:rPr>
        <w:t>помощью</w:t>
      </w:r>
      <w:r w:rsidRPr="00DB3832">
        <w:rPr>
          <w:rFonts w:ascii="Times New Roman" w:hAnsi="Times New Roman" w:cs="Times New Roman"/>
          <w:w w:val="90"/>
          <w:sz w:val="26"/>
          <w:szCs w:val="26"/>
        </w:rPr>
        <w:t xml:space="preserve"> </w:t>
      </w:r>
      <w:r w:rsidRPr="00DB3832">
        <w:rPr>
          <w:rFonts w:ascii="Times New Roman" w:hAnsi="Times New Roman" w:cs="Times New Roman"/>
          <w:w w:val="90"/>
          <w:sz w:val="26"/>
          <w:szCs w:val="26"/>
          <w:lang w:val="ru-RU"/>
        </w:rPr>
        <w:t>функции</w:t>
      </w:r>
      <w:r w:rsidRPr="00DB3832">
        <w:rPr>
          <w:rFonts w:ascii="Times New Roman" w:hAnsi="Times New Roman" w:cs="Times New Roman"/>
          <w:w w:val="90"/>
          <w:sz w:val="26"/>
          <w:szCs w:val="26"/>
        </w:rPr>
        <w:t xml:space="preserve"> %time:</w:t>
      </w:r>
    </w:p>
    <w:p w14:paraId="292852F4" w14:textId="77777777" w:rsidR="00E65E7E" w:rsidRPr="00DB3832" w:rsidRDefault="00E65E7E" w:rsidP="00DB3832">
      <w:pPr>
        <w:spacing w:before="12" w:line="189" w:lineRule="auto"/>
        <w:ind w:left="187" w:right="147" w:firstLine="284"/>
        <w:jc w:val="both"/>
        <w:rPr>
          <w:rFonts w:ascii="Times New Roman" w:hAnsi="Times New Roman" w:cs="Times New Roman"/>
          <w:w w:val="90"/>
          <w:sz w:val="26"/>
          <w:szCs w:val="26"/>
        </w:rPr>
      </w:pPr>
    </w:p>
    <w:p w14:paraId="6F045E83" w14:textId="73576C7D" w:rsidR="00E65E7E" w:rsidRDefault="00E65E7E" w:rsidP="00DB3832">
      <w:pPr>
        <w:spacing w:before="12" w:line="189" w:lineRule="auto"/>
        <w:ind w:left="187" w:right="147" w:firstLine="284"/>
        <w:jc w:val="both"/>
        <w:rPr>
          <w:rFonts w:ascii="Times New Roman" w:hAnsi="Times New Roman" w:cs="Times New Roman"/>
          <w:w w:val="135"/>
          <w:sz w:val="26"/>
          <w:szCs w:val="26"/>
        </w:rPr>
      </w:pPr>
      <w:r>
        <w:rPr>
          <w:noProof/>
        </w:rPr>
        <w:drawing>
          <wp:inline distT="0" distB="0" distL="0" distR="0" wp14:anchorId="7BE9F0DE" wp14:editId="041EA3C3">
            <wp:extent cx="5861050" cy="124523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1050" cy="1245235"/>
                    </a:xfrm>
                    <a:prstGeom prst="rect">
                      <a:avLst/>
                    </a:prstGeom>
                  </pic:spPr>
                </pic:pic>
              </a:graphicData>
            </a:graphic>
          </wp:inline>
        </w:drawing>
      </w:r>
    </w:p>
    <w:p w14:paraId="52219B1D" w14:textId="77777777" w:rsidR="00E65E7E" w:rsidRDefault="00E65E7E" w:rsidP="00DB3832">
      <w:pPr>
        <w:spacing w:before="12" w:line="189" w:lineRule="auto"/>
        <w:ind w:left="187" w:right="147" w:firstLine="284"/>
        <w:jc w:val="both"/>
        <w:rPr>
          <w:rFonts w:ascii="Times New Roman" w:hAnsi="Times New Roman" w:cs="Times New Roman"/>
          <w:w w:val="135"/>
          <w:sz w:val="26"/>
          <w:szCs w:val="26"/>
        </w:rPr>
      </w:pPr>
    </w:p>
    <w:p w14:paraId="3A87CA98" w14:textId="413D2840" w:rsidR="00985BB7" w:rsidRDefault="00985BB7" w:rsidP="00B638D4">
      <w:pPr>
        <w:spacing w:before="12" w:line="189" w:lineRule="auto"/>
        <w:ind w:left="187" w:right="147" w:firstLine="284"/>
        <w:jc w:val="both"/>
        <w:rPr>
          <w:rFonts w:ascii="Times New Roman" w:hAnsi="Times New Roman" w:cs="Times New Roman"/>
          <w:w w:val="90"/>
          <w:sz w:val="26"/>
          <w:szCs w:val="26"/>
          <w:lang w:val="ru-RU"/>
        </w:rPr>
      </w:pPr>
      <w:r w:rsidRPr="00DB3832">
        <w:rPr>
          <w:rFonts w:ascii="Times New Roman" w:hAnsi="Times New Roman" w:cs="Times New Roman"/>
          <w:w w:val="90"/>
          <w:sz w:val="26"/>
          <w:szCs w:val="26"/>
          <w:lang w:val="ru-RU"/>
        </w:rPr>
        <w:t>Наибольший интерес представляет величина Wall time (фактическое время). Похоже, первый метод работает в два раза медленнее второго, но это не очень точное измерение. Если вы несколько раз сами замерите время работы этих двух предложений, то убедитесь, что результаты варьируются. Для более точного измерения воспользуемся магической функцией %tiineit. Она получает произвольное предложение и, применяя внутренние эвристики, выполняет его столько раз, скол</w:t>
      </w:r>
      <w:r w:rsidR="00F2216D">
        <w:rPr>
          <w:rFonts w:ascii="Times New Roman" w:hAnsi="Times New Roman" w:cs="Times New Roman"/>
          <w:w w:val="90"/>
          <w:sz w:val="26"/>
          <w:szCs w:val="26"/>
          <w:lang w:val="ru-RU"/>
        </w:rPr>
        <w:t>ь</w:t>
      </w:r>
      <w:r w:rsidRPr="00DB3832">
        <w:rPr>
          <w:rFonts w:ascii="Times New Roman" w:hAnsi="Times New Roman" w:cs="Times New Roman"/>
          <w:w w:val="90"/>
          <w:sz w:val="26"/>
          <w:szCs w:val="26"/>
          <w:lang w:val="ru-RU"/>
        </w:rPr>
        <w:t>ко необходимо для получения сравнительно точного среднего времени:</w:t>
      </w:r>
    </w:p>
    <w:p w14:paraId="623DFEC8" w14:textId="77777777" w:rsidR="00B638D4" w:rsidRDefault="00B638D4" w:rsidP="00B638D4">
      <w:pPr>
        <w:spacing w:before="12" w:line="189" w:lineRule="auto"/>
        <w:ind w:left="187" w:right="147" w:firstLine="284"/>
        <w:jc w:val="both"/>
        <w:rPr>
          <w:rFonts w:ascii="Times New Roman" w:hAnsi="Times New Roman" w:cs="Times New Roman"/>
          <w:w w:val="90"/>
          <w:sz w:val="26"/>
          <w:szCs w:val="26"/>
          <w:lang w:val="ru-RU"/>
        </w:rPr>
      </w:pPr>
    </w:p>
    <w:p w14:paraId="71EABA5A" w14:textId="08A78268" w:rsidR="00B638D4" w:rsidRDefault="00B638D4" w:rsidP="00B638D4">
      <w:pPr>
        <w:spacing w:before="12" w:line="189" w:lineRule="auto"/>
        <w:ind w:left="187" w:right="147" w:firstLine="284"/>
        <w:jc w:val="both"/>
        <w:rPr>
          <w:rFonts w:ascii="Times New Roman" w:hAnsi="Times New Roman" w:cs="Times New Roman"/>
          <w:w w:val="90"/>
          <w:sz w:val="26"/>
          <w:szCs w:val="26"/>
          <w:lang w:val="ru-RU"/>
        </w:rPr>
      </w:pPr>
      <w:r>
        <w:rPr>
          <w:noProof/>
        </w:rPr>
        <w:drawing>
          <wp:inline distT="0" distB="0" distL="0" distR="0" wp14:anchorId="1D429611" wp14:editId="1E83CC31">
            <wp:extent cx="5648325" cy="990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48325" cy="990600"/>
                    </a:xfrm>
                    <a:prstGeom prst="rect">
                      <a:avLst/>
                    </a:prstGeom>
                  </pic:spPr>
                </pic:pic>
              </a:graphicData>
            </a:graphic>
          </wp:inline>
        </w:drawing>
      </w:r>
    </w:p>
    <w:p w14:paraId="64F6DDBF" w14:textId="77777777" w:rsidR="00B638D4" w:rsidRPr="00B638D4" w:rsidRDefault="00B638D4" w:rsidP="00B638D4">
      <w:pPr>
        <w:spacing w:before="12" w:line="189" w:lineRule="auto"/>
        <w:ind w:left="187" w:right="147" w:firstLine="284"/>
        <w:jc w:val="both"/>
        <w:rPr>
          <w:rFonts w:ascii="Times New Roman" w:hAnsi="Times New Roman" w:cs="Times New Roman"/>
          <w:w w:val="90"/>
          <w:sz w:val="26"/>
          <w:szCs w:val="26"/>
          <w:lang w:val="ru-RU"/>
        </w:rPr>
      </w:pPr>
    </w:p>
    <w:p w14:paraId="06740742" w14:textId="1029626B" w:rsidR="00985BB7" w:rsidRPr="00DB3832" w:rsidRDefault="00985BB7" w:rsidP="00DB3832">
      <w:pPr>
        <w:spacing w:before="12" w:line="189" w:lineRule="auto"/>
        <w:ind w:left="187" w:right="147" w:firstLine="284"/>
        <w:jc w:val="both"/>
        <w:rPr>
          <w:rFonts w:ascii="Times New Roman" w:hAnsi="Times New Roman" w:cs="Times New Roman"/>
          <w:w w:val="90"/>
          <w:sz w:val="26"/>
          <w:szCs w:val="26"/>
          <w:lang w:val="ru-RU"/>
        </w:rPr>
      </w:pPr>
      <w:r w:rsidRPr="00DB3832">
        <w:rPr>
          <w:rFonts w:ascii="Times New Roman" w:hAnsi="Times New Roman" w:cs="Times New Roman"/>
          <w:w w:val="90"/>
          <w:sz w:val="26"/>
          <w:szCs w:val="26"/>
          <w:lang w:val="ru-RU"/>
        </w:rPr>
        <w:t>Этот, на первый взгляд, безобидный пример показывает, насколько важно хо­ рошо понимать характеристики производительности стандартной библиотеки Python, NumPy, pandas и других используемых в книге библиотек. В больших при­ ложениях для анализа данных из миллисекунд складываются часы!</w:t>
      </w:r>
    </w:p>
    <w:p w14:paraId="2C4720E1" w14:textId="5B7EA88D" w:rsidR="00985BB7" w:rsidRPr="00DB3832" w:rsidRDefault="00985BB7" w:rsidP="00DB3832">
      <w:pPr>
        <w:spacing w:before="12" w:line="189" w:lineRule="auto"/>
        <w:ind w:left="187" w:right="147" w:firstLine="284"/>
        <w:jc w:val="both"/>
        <w:rPr>
          <w:rFonts w:ascii="Times New Roman" w:hAnsi="Times New Roman" w:cs="Times New Roman"/>
          <w:w w:val="90"/>
          <w:sz w:val="26"/>
          <w:szCs w:val="26"/>
          <w:lang w:val="ru-RU"/>
        </w:rPr>
      </w:pPr>
      <w:r w:rsidRPr="00DB3832">
        <w:rPr>
          <w:rFonts w:ascii="Times New Roman" w:hAnsi="Times New Roman" w:cs="Times New Roman"/>
          <w:w w:val="90"/>
          <w:sz w:val="26"/>
          <w:szCs w:val="26"/>
          <w:lang w:val="ru-RU"/>
        </w:rPr>
        <w:t>Функция %timeit особенно полезна для анализа предложений и функций, ра­ ботающих очень быстро, порядка микросекунд (</w:t>
      </w:r>
      <w:r w:rsidR="000E148E" w:rsidRPr="00DB3832">
        <w:rPr>
          <w:rFonts w:ascii="Times New Roman" w:hAnsi="Times New Roman" w:cs="Times New Roman"/>
          <w:w w:val="90"/>
          <w:sz w:val="26"/>
          <w:szCs w:val="26"/>
          <w:lang w:val="ru-RU"/>
        </w:rPr>
        <w:t>10^-6</w:t>
      </w:r>
      <w:r w:rsidRPr="00DB3832">
        <w:rPr>
          <w:rFonts w:ascii="Times New Roman" w:hAnsi="Times New Roman" w:cs="Times New Roman"/>
          <w:w w:val="90"/>
          <w:sz w:val="26"/>
          <w:szCs w:val="26"/>
          <w:lang w:val="ru-RU"/>
        </w:rPr>
        <w:t>) ил</w:t>
      </w:r>
      <w:r w:rsidR="000E148E" w:rsidRPr="00DB3832">
        <w:rPr>
          <w:rFonts w:ascii="Times New Roman" w:hAnsi="Times New Roman" w:cs="Times New Roman"/>
          <w:w w:val="90"/>
          <w:sz w:val="26"/>
          <w:szCs w:val="26"/>
          <w:lang w:val="ru-RU"/>
        </w:rPr>
        <w:t xml:space="preserve">и </w:t>
      </w:r>
      <w:r w:rsidRPr="00DB3832">
        <w:rPr>
          <w:rFonts w:ascii="Times New Roman" w:hAnsi="Times New Roman" w:cs="Times New Roman"/>
          <w:w w:val="90"/>
          <w:sz w:val="26"/>
          <w:szCs w:val="26"/>
          <w:lang w:val="ru-RU"/>
        </w:rPr>
        <w:t xml:space="preserve"> наносекунд ( 10-9 секунд). Вроде бы совсем мизерные промежутки времени, но если функцию, работающую 20 микросекунд, вызвать миллион раз, то будет потрачено на 15 секунд больше, чем если бы она работала всего 5 микросекунд. В примере выше можно сравнить две операции со строками напрямую, это даст отчетливое представление об их характеристиках в плане производительности:</w:t>
      </w:r>
    </w:p>
    <w:p w14:paraId="36D91131" w14:textId="77777777" w:rsidR="00985BB7" w:rsidRDefault="00985BB7" w:rsidP="00DB3832">
      <w:pPr>
        <w:jc w:val="both"/>
        <w:rPr>
          <w:rFonts w:ascii="Times New Roman" w:hAnsi="Times New Roman" w:cs="Times New Roman"/>
          <w:w w:val="130"/>
          <w:sz w:val="26"/>
          <w:szCs w:val="26"/>
        </w:rPr>
      </w:pPr>
    </w:p>
    <w:p w14:paraId="429270A7" w14:textId="16DFCEB6" w:rsidR="00AA12AB" w:rsidRPr="00DB3832" w:rsidRDefault="00AA12AB" w:rsidP="00D071B7">
      <w:pPr>
        <w:ind w:firstLine="187"/>
        <w:rPr>
          <w:rFonts w:ascii="Times New Roman" w:hAnsi="Times New Roman" w:cs="Times New Roman"/>
          <w:sz w:val="26"/>
          <w:szCs w:val="26"/>
        </w:rPr>
        <w:sectPr w:rsidR="00AA12AB" w:rsidRPr="00DB3832">
          <w:type w:val="continuous"/>
          <w:pgSz w:w="10350" w:h="14790"/>
          <w:pgMar w:top="0" w:right="560" w:bottom="280" w:left="560" w:header="720" w:footer="720" w:gutter="0"/>
          <w:cols w:space="720"/>
        </w:sectPr>
      </w:pPr>
      <w:r>
        <w:rPr>
          <w:noProof/>
        </w:rPr>
        <w:drawing>
          <wp:inline distT="0" distB="0" distL="0" distR="0" wp14:anchorId="2309CE06" wp14:editId="4A316E9B">
            <wp:extent cx="3133725" cy="962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33725" cy="962025"/>
                    </a:xfrm>
                    <a:prstGeom prst="rect">
                      <a:avLst/>
                    </a:prstGeom>
                  </pic:spPr>
                </pic:pic>
              </a:graphicData>
            </a:graphic>
          </wp:inline>
        </w:drawing>
      </w:r>
    </w:p>
    <w:p w14:paraId="06F88D5D" w14:textId="77777777" w:rsidR="00985BB7" w:rsidRPr="00DB3832" w:rsidRDefault="00985BB7" w:rsidP="00DB3832">
      <w:pPr>
        <w:pStyle w:val="BodyText"/>
        <w:jc w:val="both"/>
        <w:rPr>
          <w:rFonts w:ascii="Times New Roman" w:hAnsi="Times New Roman" w:cs="Times New Roman"/>
          <w:sz w:val="26"/>
          <w:szCs w:val="26"/>
        </w:rPr>
      </w:pPr>
    </w:p>
    <w:p w14:paraId="0853E255" w14:textId="77777777" w:rsidR="00985BB7" w:rsidRPr="00DB3832" w:rsidRDefault="00985BB7" w:rsidP="00DB3832">
      <w:pPr>
        <w:pStyle w:val="BodyText"/>
        <w:jc w:val="both"/>
        <w:rPr>
          <w:rFonts w:ascii="Times New Roman" w:hAnsi="Times New Roman" w:cs="Times New Roman"/>
          <w:sz w:val="26"/>
          <w:szCs w:val="26"/>
        </w:rPr>
      </w:pPr>
    </w:p>
    <w:p w14:paraId="151E9D8A" w14:textId="77777777" w:rsidR="00985BB7" w:rsidRPr="00DB3832" w:rsidRDefault="00985BB7" w:rsidP="00DB3832">
      <w:pPr>
        <w:pStyle w:val="BodyText"/>
        <w:spacing w:before="9"/>
        <w:jc w:val="both"/>
        <w:rPr>
          <w:rFonts w:ascii="Times New Roman" w:hAnsi="Times New Roman" w:cs="Times New Roman"/>
          <w:sz w:val="26"/>
          <w:szCs w:val="26"/>
        </w:rPr>
      </w:pPr>
    </w:p>
    <w:p w14:paraId="5F563AE6" w14:textId="2C2593DA" w:rsidR="007D47B5" w:rsidRDefault="007D47B5" w:rsidP="00DB3832">
      <w:pPr>
        <w:spacing w:before="212"/>
        <w:ind w:left="377"/>
        <w:jc w:val="both"/>
        <w:rPr>
          <w:rFonts w:ascii="Times New Roman" w:hAnsi="Times New Roman" w:cs="Times New Roman"/>
          <w:w w:val="115"/>
          <w:sz w:val="26"/>
          <w:szCs w:val="26"/>
        </w:rPr>
      </w:pPr>
      <w:bookmarkStart w:id="25" w:name="_TOC_250146"/>
      <w:r>
        <w:rPr>
          <w:noProof/>
        </w:rPr>
        <w:drawing>
          <wp:inline distT="0" distB="0" distL="0" distR="0" wp14:anchorId="38A5DE79" wp14:editId="4E549E59">
            <wp:extent cx="3924300" cy="895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24300" cy="895350"/>
                    </a:xfrm>
                    <a:prstGeom prst="rect">
                      <a:avLst/>
                    </a:prstGeom>
                  </pic:spPr>
                </pic:pic>
              </a:graphicData>
            </a:graphic>
          </wp:inline>
        </w:drawing>
      </w:r>
    </w:p>
    <w:p w14:paraId="49A53E74" w14:textId="401777A8" w:rsidR="00985BB7" w:rsidRPr="00DB3832" w:rsidRDefault="00985BB7" w:rsidP="00DB3832">
      <w:pPr>
        <w:spacing w:before="212"/>
        <w:ind w:left="377"/>
        <w:jc w:val="both"/>
        <w:rPr>
          <w:rFonts w:ascii="Times New Roman" w:hAnsi="Times New Roman" w:cs="Times New Roman"/>
          <w:b/>
          <w:i/>
          <w:sz w:val="26"/>
          <w:szCs w:val="26"/>
          <w:lang w:val="ru-RU"/>
        </w:rPr>
      </w:pPr>
      <w:r w:rsidRPr="00DB3832">
        <w:rPr>
          <w:rFonts w:ascii="Times New Roman" w:hAnsi="Times New Roman" w:cs="Times New Roman"/>
          <w:b/>
          <w:i/>
          <w:w w:val="90"/>
          <w:sz w:val="26"/>
          <w:szCs w:val="26"/>
          <w:lang w:val="ru-RU"/>
        </w:rPr>
        <w:t>Простейшее</w:t>
      </w:r>
      <w:r w:rsidRPr="00DB3832">
        <w:rPr>
          <w:rFonts w:ascii="Times New Roman" w:hAnsi="Times New Roman" w:cs="Times New Roman"/>
          <w:b/>
          <w:i/>
          <w:spacing w:val="-7"/>
          <w:w w:val="90"/>
          <w:sz w:val="26"/>
          <w:szCs w:val="26"/>
          <w:lang w:val="ru-RU"/>
        </w:rPr>
        <w:t xml:space="preserve"> </w:t>
      </w:r>
      <w:r w:rsidRPr="00DB3832">
        <w:rPr>
          <w:rFonts w:ascii="Times New Roman" w:hAnsi="Times New Roman" w:cs="Times New Roman"/>
          <w:b/>
          <w:i/>
          <w:w w:val="90"/>
          <w:sz w:val="26"/>
          <w:szCs w:val="26"/>
          <w:lang w:val="ru-RU"/>
        </w:rPr>
        <w:t>профилирование:</w:t>
      </w:r>
      <w:r w:rsidRPr="00DB3832">
        <w:rPr>
          <w:rFonts w:ascii="Times New Roman" w:hAnsi="Times New Roman" w:cs="Times New Roman"/>
          <w:b/>
          <w:i/>
          <w:spacing w:val="73"/>
          <w:w w:val="90"/>
          <w:sz w:val="26"/>
          <w:szCs w:val="26"/>
          <w:lang w:val="ru-RU"/>
        </w:rPr>
        <w:t xml:space="preserve"> </w:t>
      </w:r>
      <w:r w:rsidRPr="00DB3832">
        <w:rPr>
          <w:rFonts w:ascii="Times New Roman" w:hAnsi="Times New Roman" w:cs="Times New Roman"/>
          <w:b/>
          <w:i/>
          <w:w w:val="90"/>
          <w:sz w:val="26"/>
          <w:szCs w:val="26"/>
          <w:lang w:val="ru-RU"/>
        </w:rPr>
        <w:t>%</w:t>
      </w:r>
      <w:r w:rsidRPr="00DB3832">
        <w:rPr>
          <w:rFonts w:ascii="Times New Roman" w:hAnsi="Times New Roman" w:cs="Times New Roman"/>
          <w:b/>
          <w:i/>
          <w:w w:val="90"/>
          <w:sz w:val="26"/>
          <w:szCs w:val="26"/>
        </w:rPr>
        <w:t>prun</w:t>
      </w:r>
      <w:r w:rsidRPr="00DB3832">
        <w:rPr>
          <w:rFonts w:ascii="Times New Roman" w:hAnsi="Times New Roman" w:cs="Times New Roman"/>
          <w:b/>
          <w:i/>
          <w:spacing w:val="29"/>
          <w:w w:val="90"/>
          <w:sz w:val="26"/>
          <w:szCs w:val="26"/>
          <w:lang w:val="ru-RU"/>
        </w:rPr>
        <w:t xml:space="preserve"> </w:t>
      </w:r>
      <w:r w:rsidRPr="00DB3832">
        <w:rPr>
          <w:rFonts w:ascii="Times New Roman" w:hAnsi="Times New Roman" w:cs="Times New Roman"/>
          <w:b/>
          <w:w w:val="90"/>
          <w:sz w:val="26"/>
          <w:szCs w:val="26"/>
          <w:lang w:val="ru-RU"/>
        </w:rPr>
        <w:t>и</w:t>
      </w:r>
      <w:r w:rsidRPr="00DB3832">
        <w:rPr>
          <w:rFonts w:ascii="Times New Roman" w:hAnsi="Times New Roman" w:cs="Times New Roman"/>
          <w:b/>
          <w:spacing w:val="72"/>
          <w:w w:val="90"/>
          <w:sz w:val="26"/>
          <w:szCs w:val="26"/>
          <w:lang w:val="ru-RU"/>
        </w:rPr>
        <w:t xml:space="preserve"> </w:t>
      </w:r>
      <w:r w:rsidRPr="00DB3832">
        <w:rPr>
          <w:rFonts w:ascii="Times New Roman" w:hAnsi="Times New Roman" w:cs="Times New Roman"/>
          <w:b/>
          <w:i/>
          <w:w w:val="90"/>
          <w:sz w:val="26"/>
          <w:szCs w:val="26"/>
          <w:lang w:val="ru-RU"/>
        </w:rPr>
        <w:t>%</w:t>
      </w:r>
      <w:r w:rsidRPr="00DB3832">
        <w:rPr>
          <w:rFonts w:ascii="Times New Roman" w:hAnsi="Times New Roman" w:cs="Times New Roman"/>
          <w:b/>
          <w:i/>
          <w:w w:val="90"/>
          <w:sz w:val="26"/>
          <w:szCs w:val="26"/>
        </w:rPr>
        <w:t>run</w:t>
      </w:r>
      <w:r w:rsidRPr="00DB3832">
        <w:rPr>
          <w:rFonts w:ascii="Times New Roman" w:hAnsi="Times New Roman" w:cs="Times New Roman"/>
          <w:b/>
          <w:i/>
          <w:spacing w:val="64"/>
          <w:w w:val="90"/>
          <w:sz w:val="26"/>
          <w:szCs w:val="26"/>
          <w:lang w:val="ru-RU"/>
        </w:rPr>
        <w:t xml:space="preserve"> </w:t>
      </w:r>
      <w:bookmarkEnd w:id="25"/>
      <w:r w:rsidRPr="00DB3832">
        <w:rPr>
          <w:rFonts w:ascii="Times New Roman" w:hAnsi="Times New Roman" w:cs="Times New Roman"/>
          <w:b/>
          <w:i/>
          <w:w w:val="90"/>
          <w:sz w:val="26"/>
          <w:szCs w:val="26"/>
          <w:lang w:val="ru-RU"/>
        </w:rPr>
        <w:t>-р</w:t>
      </w:r>
    </w:p>
    <w:p w14:paraId="6359C74C" w14:textId="2FE84D5D" w:rsidR="00985BB7" w:rsidRPr="00DB3832" w:rsidRDefault="00985BB7" w:rsidP="00DB3832">
      <w:pPr>
        <w:spacing w:before="104" w:line="189" w:lineRule="auto"/>
        <w:ind w:left="110" w:right="185" w:firstLine="284"/>
        <w:jc w:val="both"/>
        <w:rPr>
          <w:rFonts w:ascii="Times New Roman" w:hAnsi="Times New Roman" w:cs="Times New Roman"/>
          <w:w w:val="90"/>
          <w:sz w:val="26"/>
          <w:szCs w:val="26"/>
          <w:lang w:val="ru-RU"/>
        </w:rPr>
      </w:pPr>
      <w:r w:rsidRPr="00DB3832">
        <w:rPr>
          <w:rFonts w:ascii="Times New Roman" w:hAnsi="Times New Roman" w:cs="Times New Roman"/>
          <w:w w:val="90"/>
          <w:sz w:val="26"/>
          <w:szCs w:val="26"/>
          <w:lang w:val="ru-RU"/>
        </w:rPr>
        <w:t>Профилирование кода тесно связано с хронометражем, только отвечает на вопрос, где шtенно тратится время. В Python основное средство профилирования - модуль cProfile, который предназначен отнюдь не только для I</w:t>
      </w:r>
      <w:r w:rsidR="000C5BC1" w:rsidRPr="00DB3832">
        <w:rPr>
          <w:rFonts w:ascii="Times New Roman" w:hAnsi="Times New Roman" w:cs="Times New Roman"/>
          <w:w w:val="90"/>
          <w:sz w:val="26"/>
          <w:szCs w:val="26"/>
          <w:lang w:val="ru-RU"/>
        </w:rPr>
        <w:t>Python</w:t>
      </w:r>
      <w:r w:rsidRPr="00DB3832">
        <w:rPr>
          <w:rFonts w:ascii="Times New Roman" w:hAnsi="Times New Roman" w:cs="Times New Roman"/>
          <w:w w:val="90"/>
          <w:sz w:val="26"/>
          <w:szCs w:val="26"/>
          <w:lang w:val="ru-RU"/>
        </w:rPr>
        <w:t>. cProfile исполняет программу или произвольный блок кода и следит за тем, сколько вре­ мени проведено в каждой функции.</w:t>
      </w:r>
    </w:p>
    <w:p w14:paraId="063FA2AD" w14:textId="1B230541" w:rsidR="00985BB7" w:rsidRPr="00DB3832" w:rsidRDefault="00985BB7" w:rsidP="00DB3832">
      <w:pPr>
        <w:spacing w:before="5" w:line="192" w:lineRule="auto"/>
        <w:ind w:left="107" w:right="177" w:firstLine="287"/>
        <w:jc w:val="both"/>
        <w:rPr>
          <w:rFonts w:ascii="Times New Roman" w:hAnsi="Times New Roman" w:cs="Times New Roman"/>
          <w:w w:val="90"/>
          <w:sz w:val="26"/>
          <w:szCs w:val="26"/>
          <w:lang w:val="ru-RU"/>
        </w:rPr>
      </w:pPr>
      <w:r w:rsidRPr="00DB3832">
        <w:rPr>
          <w:rFonts w:ascii="Times New Roman" w:hAnsi="Times New Roman" w:cs="Times New Roman"/>
          <w:w w:val="90"/>
          <w:sz w:val="26"/>
          <w:szCs w:val="26"/>
          <w:lang w:val="ru-RU"/>
        </w:rPr>
        <w:t>Обычно cProfile запускают из командной строки, профилируют программу целиком и выводят агрегированные временные характеристики каждой функции. Пусть имеется простой скрипт, который выполняет в цикле какой-нибудь алгоритм линейной алгебры (скажем, вычисляет максимальное по абсолютной величине собственное значение для последовательности матриц размерности 100 х 100):</w:t>
      </w:r>
    </w:p>
    <w:p w14:paraId="0E28F690" w14:textId="282B5234" w:rsidR="00985BB7" w:rsidRPr="00DB3832" w:rsidRDefault="001E4ACE" w:rsidP="00DB3832">
      <w:pPr>
        <w:spacing w:before="244" w:line="189" w:lineRule="auto"/>
        <w:ind w:left="131" w:right="172" w:firstLine="280"/>
        <w:jc w:val="both"/>
        <w:rPr>
          <w:rFonts w:ascii="Times New Roman" w:hAnsi="Times New Roman" w:cs="Times New Roman"/>
          <w:w w:val="90"/>
          <w:sz w:val="26"/>
          <w:szCs w:val="26"/>
          <w:lang w:val="ru-RU"/>
        </w:rPr>
      </w:pPr>
      <w:r>
        <w:rPr>
          <w:noProof/>
        </w:rPr>
        <w:drawing>
          <wp:inline distT="0" distB="0" distL="0" distR="0" wp14:anchorId="7DAF9F3B" wp14:editId="240F4C2F">
            <wp:extent cx="5541818" cy="2394585"/>
            <wp:effectExtent l="0" t="0" r="190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43854" cy="2395465"/>
                    </a:xfrm>
                    <a:prstGeom prst="rect">
                      <a:avLst/>
                    </a:prstGeom>
                  </pic:spPr>
                </pic:pic>
              </a:graphicData>
            </a:graphic>
          </wp:inline>
        </w:drawing>
      </w:r>
      <w:r w:rsidRPr="00DB3832">
        <w:rPr>
          <w:rFonts w:ascii="Times New Roman" w:hAnsi="Times New Roman" w:cs="Times New Roman"/>
          <w:w w:val="90"/>
          <w:sz w:val="26"/>
          <w:szCs w:val="26"/>
          <w:lang w:val="ru-RU"/>
        </w:rPr>
        <w:t xml:space="preserve"> </w:t>
      </w:r>
      <w:r w:rsidR="00985BB7" w:rsidRPr="00DB3832">
        <w:rPr>
          <w:rFonts w:ascii="Times New Roman" w:hAnsi="Times New Roman" w:cs="Times New Roman"/>
          <w:w w:val="90"/>
          <w:sz w:val="26"/>
          <w:szCs w:val="26"/>
          <w:lang w:val="ru-RU"/>
        </w:rPr>
        <w:t>Незнание NumPy пусть вас не пугает. Это скрипт можно запустить под управ­ лением cProfile из командной строки следующим образом:</w:t>
      </w:r>
    </w:p>
    <w:p w14:paraId="637E9034" w14:textId="77777777" w:rsidR="001E4ACE" w:rsidRDefault="001E4ACE" w:rsidP="00DB3832">
      <w:pPr>
        <w:spacing w:before="243" w:line="192" w:lineRule="auto"/>
        <w:ind w:left="135" w:right="154" w:firstLine="284"/>
        <w:jc w:val="both"/>
        <w:rPr>
          <w:rFonts w:ascii="Times New Roman" w:hAnsi="Times New Roman" w:cs="Times New Roman"/>
          <w:w w:val="90"/>
          <w:sz w:val="26"/>
          <w:szCs w:val="26"/>
          <w:lang w:val="ru-RU"/>
        </w:rPr>
      </w:pPr>
      <w:r>
        <w:rPr>
          <w:noProof/>
        </w:rPr>
        <w:drawing>
          <wp:inline distT="0" distB="0" distL="0" distR="0" wp14:anchorId="0486CA29" wp14:editId="42064AEE">
            <wp:extent cx="3219450" cy="247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9450" cy="247650"/>
                    </a:xfrm>
                    <a:prstGeom prst="rect">
                      <a:avLst/>
                    </a:prstGeom>
                  </pic:spPr>
                </pic:pic>
              </a:graphicData>
            </a:graphic>
          </wp:inline>
        </w:drawing>
      </w:r>
      <w:r w:rsidRPr="00DB3832">
        <w:rPr>
          <w:rFonts w:ascii="Times New Roman" w:hAnsi="Times New Roman" w:cs="Times New Roman"/>
          <w:w w:val="90"/>
          <w:sz w:val="26"/>
          <w:szCs w:val="26"/>
          <w:lang w:val="ru-RU"/>
        </w:rPr>
        <w:t xml:space="preserve"> </w:t>
      </w:r>
    </w:p>
    <w:p w14:paraId="7545ED27" w14:textId="0CF06382" w:rsidR="00985BB7" w:rsidRDefault="00985BB7" w:rsidP="00DB3832">
      <w:pPr>
        <w:spacing w:before="243" w:line="192" w:lineRule="auto"/>
        <w:ind w:left="135" w:right="154" w:firstLine="284"/>
        <w:jc w:val="both"/>
        <w:rPr>
          <w:rFonts w:ascii="Times New Roman" w:hAnsi="Times New Roman" w:cs="Times New Roman"/>
          <w:w w:val="90"/>
          <w:sz w:val="26"/>
          <w:szCs w:val="26"/>
          <w:lang w:val="ru-RU"/>
        </w:rPr>
      </w:pPr>
      <w:r w:rsidRPr="00DB3832">
        <w:rPr>
          <w:rFonts w:ascii="Times New Roman" w:hAnsi="Times New Roman" w:cs="Times New Roman"/>
          <w:w w:val="90"/>
          <w:sz w:val="26"/>
          <w:szCs w:val="26"/>
          <w:lang w:val="ru-RU"/>
        </w:rPr>
        <w:t>Попробуйте и убедитесь, что результаты отсортированы по имени функции. Та­ кой отчет не позволяет сразу увидеть, где тратится время, поэтому обычно порядок сортировки задают с помощью флага - s:</w:t>
      </w:r>
    </w:p>
    <w:p w14:paraId="7D261A76" w14:textId="77777777" w:rsidR="00B015A7" w:rsidRPr="00DB3832" w:rsidRDefault="00B015A7" w:rsidP="00B015A7">
      <w:pPr>
        <w:spacing w:before="243" w:line="192" w:lineRule="auto"/>
        <w:ind w:right="154"/>
        <w:jc w:val="both"/>
        <w:rPr>
          <w:rFonts w:ascii="Times New Roman" w:hAnsi="Times New Roman" w:cs="Times New Roman"/>
          <w:w w:val="90"/>
          <w:sz w:val="26"/>
          <w:szCs w:val="26"/>
          <w:lang w:val="ru-RU"/>
        </w:rPr>
      </w:pPr>
    </w:p>
    <w:p w14:paraId="4BF5A74B" w14:textId="39D20F76" w:rsidR="00985BB7" w:rsidRPr="00DB3832" w:rsidRDefault="00B015A7" w:rsidP="00DB3832">
      <w:pPr>
        <w:tabs>
          <w:tab w:val="left" w:pos="1558"/>
          <w:tab w:val="left" w:pos="2482"/>
          <w:tab w:val="left" w:pos="3529"/>
          <w:tab w:val="left" w:pos="4462"/>
          <w:tab w:val="left" w:pos="5308"/>
          <w:tab w:val="left" w:pos="5516"/>
        </w:tabs>
        <w:spacing w:line="244" w:lineRule="auto"/>
        <w:ind w:left="990" w:right="283" w:hanging="235"/>
        <w:jc w:val="both"/>
        <w:rPr>
          <w:rFonts w:ascii="Times New Roman" w:hAnsi="Times New Roman" w:cs="Times New Roman"/>
          <w:sz w:val="26"/>
          <w:szCs w:val="26"/>
        </w:rPr>
      </w:pPr>
      <w:r>
        <w:rPr>
          <w:noProof/>
        </w:rPr>
        <w:drawing>
          <wp:inline distT="0" distB="0" distL="0" distR="0" wp14:anchorId="5EA83530" wp14:editId="674CEB6B">
            <wp:extent cx="5861050" cy="144145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61050" cy="1441450"/>
                    </a:xfrm>
                    <a:prstGeom prst="rect">
                      <a:avLst/>
                    </a:prstGeom>
                  </pic:spPr>
                </pic:pic>
              </a:graphicData>
            </a:graphic>
          </wp:inline>
        </w:drawing>
      </w:r>
      <w:r w:rsidR="00985BB7" w:rsidRPr="00DB3832">
        <w:rPr>
          <w:rFonts w:ascii="Times New Roman" w:hAnsi="Times New Roman" w:cs="Times New Roman"/>
          <w:w w:val="115"/>
          <w:sz w:val="26"/>
          <w:szCs w:val="26"/>
        </w:rPr>
        <w:tab/>
      </w:r>
    </w:p>
    <w:p w14:paraId="2A1FCE13" w14:textId="77777777" w:rsidR="00985BB7" w:rsidRPr="00DB3832" w:rsidRDefault="00985BB7" w:rsidP="00DB3832">
      <w:pPr>
        <w:spacing w:line="244" w:lineRule="auto"/>
        <w:jc w:val="both"/>
        <w:rPr>
          <w:rFonts w:ascii="Times New Roman" w:hAnsi="Times New Roman" w:cs="Times New Roman"/>
          <w:sz w:val="26"/>
          <w:szCs w:val="26"/>
        </w:rPr>
        <w:sectPr w:rsidR="00985BB7" w:rsidRPr="00DB3832" w:rsidSect="00B015A7">
          <w:pgSz w:w="10350" w:h="14790"/>
          <w:pgMar w:top="0" w:right="560" w:bottom="280" w:left="560" w:header="720" w:footer="720" w:gutter="0"/>
          <w:cols w:space="720"/>
        </w:sectPr>
      </w:pPr>
    </w:p>
    <w:p w14:paraId="213182F9" w14:textId="24FC0B8C" w:rsidR="00985BB7" w:rsidRPr="00DB3832" w:rsidRDefault="00985BB7" w:rsidP="00DB3832">
      <w:pPr>
        <w:pStyle w:val="BodyText"/>
        <w:jc w:val="both"/>
        <w:rPr>
          <w:rFonts w:ascii="Times New Roman" w:hAnsi="Times New Roman" w:cs="Times New Roman"/>
          <w:sz w:val="26"/>
          <w:szCs w:val="26"/>
        </w:rPr>
      </w:pPr>
    </w:p>
    <w:p w14:paraId="037A5CA8" w14:textId="409697C0" w:rsidR="00985BB7" w:rsidRPr="00DB3832" w:rsidRDefault="00B015A7" w:rsidP="00DB3832">
      <w:pPr>
        <w:pStyle w:val="BodyText"/>
        <w:spacing w:before="9"/>
        <w:jc w:val="both"/>
        <w:rPr>
          <w:rFonts w:ascii="Times New Roman" w:hAnsi="Times New Roman" w:cs="Times New Roman"/>
          <w:sz w:val="26"/>
          <w:szCs w:val="26"/>
        </w:rPr>
      </w:pPr>
      <w:r>
        <w:rPr>
          <w:noProof/>
        </w:rPr>
        <w:drawing>
          <wp:inline distT="0" distB="0" distL="0" distR="0" wp14:anchorId="6C487BEF" wp14:editId="6E82499D">
            <wp:extent cx="5861050" cy="1936750"/>
            <wp:effectExtent l="0" t="0" r="635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1050" cy="1936750"/>
                    </a:xfrm>
                    <a:prstGeom prst="rect">
                      <a:avLst/>
                    </a:prstGeom>
                  </pic:spPr>
                </pic:pic>
              </a:graphicData>
            </a:graphic>
          </wp:inline>
        </w:drawing>
      </w:r>
    </w:p>
    <w:p w14:paraId="021B5E4B" w14:textId="2A0599B4" w:rsidR="00985BB7" w:rsidRDefault="00985BB7" w:rsidP="00DB3832">
      <w:pPr>
        <w:pStyle w:val="BodyText"/>
        <w:spacing w:before="7"/>
        <w:jc w:val="both"/>
        <w:rPr>
          <w:rFonts w:ascii="Times New Roman" w:hAnsi="Times New Roman" w:cs="Times New Roman"/>
          <w:sz w:val="26"/>
          <w:szCs w:val="26"/>
        </w:rPr>
      </w:pPr>
    </w:p>
    <w:p w14:paraId="33E6514D" w14:textId="77777777" w:rsidR="00B015A7" w:rsidRPr="00DB3832" w:rsidRDefault="00B015A7" w:rsidP="00DB3832">
      <w:pPr>
        <w:pStyle w:val="BodyText"/>
        <w:spacing w:before="7"/>
        <w:jc w:val="both"/>
        <w:rPr>
          <w:rFonts w:ascii="Times New Roman" w:hAnsi="Times New Roman" w:cs="Times New Roman"/>
          <w:sz w:val="26"/>
          <w:szCs w:val="26"/>
        </w:rPr>
      </w:pPr>
    </w:p>
    <w:p w14:paraId="6EFD1020" w14:textId="7BA046C1" w:rsidR="00985BB7" w:rsidRPr="00DB3832" w:rsidRDefault="00985BB7" w:rsidP="00DB3832">
      <w:pPr>
        <w:pStyle w:val="BodyText"/>
        <w:spacing w:line="232" w:lineRule="auto"/>
        <w:ind w:left="177" w:right="154" w:firstLine="287"/>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Показаны только первые 15 строк отчета. Читать его проще всего, просматривая сверху вниз столбец cumtime, чтобы понять, сколько времени было проведено вну­ три каждой функции. Отметим, что если одна функция вызывает другую, то тай­</w:t>
      </w:r>
    </w:p>
    <w:p w14:paraId="7D609442" w14:textId="77777777" w:rsidR="00985BB7" w:rsidRPr="00DB3832" w:rsidRDefault="00985BB7" w:rsidP="00DB3832">
      <w:pPr>
        <w:pStyle w:val="BodyText"/>
        <w:spacing w:line="237" w:lineRule="auto"/>
        <w:ind w:left="180" w:right="149" w:hanging="7"/>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.мер не останавливается. cProfile запоминает моменты начала и конца каждого вызова функции и на основе этих данных создает отчет о затраченном времени.</w:t>
      </w:r>
    </w:p>
    <w:p w14:paraId="7D24A9D3" w14:textId="4AB17C12" w:rsidR="00985BB7" w:rsidRPr="00DB3832" w:rsidRDefault="00985BB7" w:rsidP="00DB3832">
      <w:pPr>
        <w:pStyle w:val="BodyText"/>
        <w:spacing w:line="235" w:lineRule="auto"/>
        <w:ind w:left="184" w:right="139" w:firstLine="285"/>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 xml:space="preserve">сProfi 1 е можно запускать не только из командной строки, но и программно для профилирования работы произвольных блоков кода без порождения нового процесса. В IPython имеется удобный интерфейс к этой функциональности в виде команды%prun и команды%run с флагом -р. Команда%prun принимает те же </w:t>
      </w:r>
      <w:r w:rsidR="00EC6E31"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ар­ гументы командной строки</w:t>
      </w:r>
      <w:r w:rsidR="00EC6E31"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 что и cProfile, но профилирует произвольное пред­ ложение Python, а не ру-файл:</w:t>
      </w:r>
    </w:p>
    <w:p w14:paraId="264311ED" w14:textId="371F5566" w:rsidR="00985BB7" w:rsidRPr="00DB3832" w:rsidRDefault="00A87A69" w:rsidP="00DB3832">
      <w:pPr>
        <w:pStyle w:val="BodyText"/>
        <w:spacing w:before="209" w:line="237" w:lineRule="auto"/>
        <w:ind w:left="216" w:right="118" w:firstLine="277"/>
        <w:jc w:val="both"/>
        <w:rPr>
          <w:rFonts w:ascii="Times New Roman" w:hAnsi="Times New Roman" w:cs="Times New Roman"/>
          <w:sz w:val="26"/>
          <w:szCs w:val="26"/>
          <w:lang w:val="ru-RU"/>
        </w:rPr>
      </w:pPr>
      <w:r>
        <w:rPr>
          <w:noProof/>
        </w:rPr>
        <w:drawing>
          <wp:inline distT="0" distB="0" distL="0" distR="0" wp14:anchorId="752584BB" wp14:editId="3B61EF1F">
            <wp:extent cx="4133850" cy="1076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33850" cy="1076325"/>
                    </a:xfrm>
                    <a:prstGeom prst="rect">
                      <a:avLst/>
                    </a:prstGeom>
                  </pic:spPr>
                </pic:pic>
              </a:graphicData>
            </a:graphic>
          </wp:inline>
        </w:drawing>
      </w:r>
      <w:r w:rsidRPr="00D33EE5">
        <w:rPr>
          <w:rFonts w:ascii="Times New Roman" w:hAnsi="Times New Roman" w:cs="Times New Roman"/>
          <w:noProof/>
          <w:sz w:val="26"/>
          <w:szCs w:val="26"/>
          <w:lang w:val="ru-RU"/>
        </w:rPr>
        <w:t xml:space="preserve"> </w:t>
      </w:r>
      <w:r w:rsidR="006E1E49" w:rsidRPr="00DB3832">
        <w:rPr>
          <w:rFonts w:ascii="Times New Roman" w:hAnsi="Times New Roman" w:cs="Times New Roman"/>
          <w:noProof/>
          <w:sz w:val="26"/>
          <w:szCs w:val="26"/>
        </w:rPr>
        <w:drawing>
          <wp:inline distT="0" distB="0" distL="0" distR="0" wp14:anchorId="6EBC5178" wp14:editId="3D833774">
            <wp:extent cx="5560275" cy="130302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63712" cy="1303825"/>
                    </a:xfrm>
                    <a:prstGeom prst="rect">
                      <a:avLst/>
                    </a:prstGeom>
                  </pic:spPr>
                </pic:pic>
              </a:graphicData>
            </a:graphic>
          </wp:inline>
        </w:drawing>
      </w:r>
      <w:r w:rsidR="00985BB7" w:rsidRPr="00DB3832">
        <w:rPr>
          <w:rFonts w:ascii="Times New Roman" w:hAnsi="Times New Roman" w:cs="Times New Roman"/>
          <w:w w:val="95"/>
          <w:sz w:val="26"/>
          <w:szCs w:val="26"/>
          <w:lang w:val="ru-RU"/>
        </w:rPr>
        <w:t>Аналогично команда%run -р -s cumulative срrоf_ехаmрlе.рудает тотже результат, что рассмотренный выше запуск из командной строки, только не при­ ходится выходить из IPython.</w:t>
      </w:r>
    </w:p>
    <w:p w14:paraId="76137069" w14:textId="77777777" w:rsidR="00985BB7" w:rsidRPr="00DB3832" w:rsidRDefault="00985BB7" w:rsidP="00DB3832">
      <w:pPr>
        <w:spacing w:before="303"/>
        <w:ind w:left="503"/>
        <w:jc w:val="both"/>
        <w:rPr>
          <w:rFonts w:ascii="Times New Roman" w:hAnsi="Times New Roman" w:cs="Times New Roman"/>
          <w:b/>
          <w:i/>
          <w:sz w:val="26"/>
          <w:szCs w:val="26"/>
          <w:lang w:val="ru-RU"/>
        </w:rPr>
      </w:pPr>
      <w:bookmarkStart w:id="26" w:name="_TOC_250145"/>
      <w:r w:rsidRPr="00DB3832">
        <w:rPr>
          <w:rFonts w:ascii="Times New Roman" w:hAnsi="Times New Roman" w:cs="Times New Roman"/>
          <w:b/>
          <w:i/>
          <w:sz w:val="26"/>
          <w:szCs w:val="26"/>
          <w:lang w:val="ru-RU"/>
        </w:rPr>
        <w:t>Построчное</w:t>
      </w:r>
      <w:r w:rsidRPr="00DB3832">
        <w:rPr>
          <w:rFonts w:ascii="Times New Roman" w:hAnsi="Times New Roman" w:cs="Times New Roman"/>
          <w:b/>
          <w:i/>
          <w:spacing w:val="-1"/>
          <w:sz w:val="26"/>
          <w:szCs w:val="26"/>
          <w:lang w:val="ru-RU"/>
        </w:rPr>
        <w:t xml:space="preserve"> </w:t>
      </w:r>
      <w:bookmarkEnd w:id="26"/>
      <w:r w:rsidRPr="00DB3832">
        <w:rPr>
          <w:rFonts w:ascii="Times New Roman" w:hAnsi="Times New Roman" w:cs="Times New Roman"/>
          <w:b/>
          <w:i/>
          <w:sz w:val="26"/>
          <w:szCs w:val="26"/>
          <w:lang w:val="ru-RU"/>
        </w:rPr>
        <w:t>профилирование функции</w:t>
      </w:r>
    </w:p>
    <w:p w14:paraId="62CC58A4" w14:textId="249EE538" w:rsidR="00985BB7" w:rsidRPr="00DB3832" w:rsidRDefault="00985BB7" w:rsidP="00DB3832">
      <w:pPr>
        <w:pStyle w:val="BodyText"/>
        <w:spacing w:before="20" w:line="237" w:lineRule="auto"/>
        <w:ind w:left="218" w:right="122" w:firstLine="289"/>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Иногда информации, полученной от</w:t>
      </w:r>
      <w:r w:rsidR="001571AE" w:rsidRPr="00DB3832">
        <w:rPr>
          <w:rFonts w:ascii="Times New Roman" w:hAnsi="Times New Roman" w:cs="Times New Roman"/>
          <w:w w:val="95"/>
          <w:sz w:val="26"/>
          <w:szCs w:val="26"/>
          <w:lang w:val="ru-RU"/>
        </w:rPr>
        <w:t xml:space="preserve"> </w:t>
      </w:r>
      <w:r w:rsidRPr="00DB3832">
        <w:rPr>
          <w:rFonts w:ascii="Times New Roman" w:hAnsi="Times New Roman" w:cs="Times New Roman"/>
          <w:w w:val="95"/>
          <w:sz w:val="26"/>
          <w:szCs w:val="26"/>
          <w:lang w:val="ru-RU"/>
        </w:rPr>
        <w:t>%prun (или добытой иным способом про­ филирования на основе cProfile), недостаточно, чтобы составить полное пред­ ставление о времени работы функции. Или она настолько сложна, что результаты, агрегированные по имени функции, с трудом поддаются интерпретации. На такой</w:t>
      </w:r>
    </w:p>
    <w:p w14:paraId="54716604" w14:textId="77777777" w:rsidR="00985BB7" w:rsidRPr="00DB3832" w:rsidRDefault="00985BB7" w:rsidP="00DB3832">
      <w:pPr>
        <w:spacing w:line="237" w:lineRule="auto"/>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49335050" w14:textId="77777777" w:rsidR="00985BB7" w:rsidRPr="00DB3832" w:rsidRDefault="00985BB7" w:rsidP="00DB3832">
      <w:pPr>
        <w:pStyle w:val="BodyText"/>
        <w:spacing w:before="8"/>
        <w:jc w:val="both"/>
        <w:rPr>
          <w:rFonts w:ascii="Times New Roman" w:hAnsi="Times New Roman" w:cs="Times New Roman"/>
          <w:sz w:val="26"/>
          <w:szCs w:val="26"/>
          <w:lang w:val="ru-RU"/>
        </w:rPr>
      </w:pPr>
    </w:p>
    <w:p w14:paraId="2DBD8451" w14:textId="77777777" w:rsidR="00985BB7" w:rsidRPr="00DB3832" w:rsidRDefault="00985BB7" w:rsidP="00DB3832">
      <w:pPr>
        <w:pStyle w:val="BodyText"/>
        <w:spacing w:before="210" w:line="237" w:lineRule="auto"/>
        <w:ind w:left="108" w:right="187" w:firstLine="6"/>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 xml:space="preserve">случай есть небольшая библиотека </w:t>
      </w:r>
      <w:r w:rsidRPr="00DB3832">
        <w:rPr>
          <w:rFonts w:ascii="Times New Roman" w:hAnsi="Times New Roman" w:cs="Times New Roman"/>
          <w:w w:val="110"/>
          <w:sz w:val="26"/>
          <w:szCs w:val="26"/>
        </w:rPr>
        <w:t>line</w:t>
      </w:r>
      <w:r w:rsidRPr="00DB3832">
        <w:rPr>
          <w:rFonts w:ascii="Times New Roman" w:hAnsi="Times New Roman" w:cs="Times New Roman"/>
          <w:w w:val="110"/>
          <w:sz w:val="26"/>
          <w:szCs w:val="26"/>
          <w:lang w:val="ru-RU"/>
        </w:rPr>
        <w:t>_</w:t>
      </w:r>
      <w:r w:rsidRPr="00DB3832">
        <w:rPr>
          <w:rFonts w:ascii="Times New Roman" w:hAnsi="Times New Roman" w:cs="Times New Roman"/>
          <w:w w:val="110"/>
          <w:sz w:val="26"/>
          <w:szCs w:val="26"/>
        </w:rPr>
        <w:t>profiler</w:t>
      </w:r>
      <w:r w:rsidRPr="00DB3832">
        <w:rPr>
          <w:rFonts w:ascii="Times New Roman" w:hAnsi="Times New Roman" w:cs="Times New Roman"/>
          <w:w w:val="110"/>
          <w:sz w:val="26"/>
          <w:szCs w:val="26"/>
          <w:lang w:val="ru-RU"/>
        </w:rPr>
        <w:t xml:space="preserve"> </w:t>
      </w:r>
      <w:r w:rsidRPr="00DB3832">
        <w:rPr>
          <w:rFonts w:ascii="Times New Roman" w:hAnsi="Times New Roman" w:cs="Times New Roman"/>
          <w:sz w:val="26"/>
          <w:szCs w:val="26"/>
          <w:lang w:val="ru-RU"/>
        </w:rPr>
        <w:t xml:space="preserve">(ее поможет установить </w:t>
      </w:r>
      <w:r w:rsidRPr="00DB3832">
        <w:rPr>
          <w:rFonts w:ascii="Times New Roman" w:hAnsi="Times New Roman" w:cs="Times New Roman"/>
          <w:sz w:val="26"/>
          <w:szCs w:val="26"/>
        </w:rPr>
        <w:t>PyPI</w:t>
      </w:r>
      <w:r w:rsidRPr="00DB3832">
        <w:rPr>
          <w:rFonts w:ascii="Times New Roman" w:hAnsi="Times New Roman" w:cs="Times New Roman"/>
          <w:spacing w:val="-53"/>
          <w:sz w:val="26"/>
          <w:szCs w:val="26"/>
          <w:lang w:val="ru-RU"/>
        </w:rPr>
        <w:t xml:space="preserve"> </w:t>
      </w:r>
      <w:r w:rsidRPr="00DB3832">
        <w:rPr>
          <w:rFonts w:ascii="Times New Roman" w:hAnsi="Times New Roman" w:cs="Times New Roman"/>
          <w:w w:val="95"/>
          <w:sz w:val="26"/>
          <w:szCs w:val="26"/>
          <w:lang w:val="ru-RU"/>
        </w:rPr>
        <w:t>или любой другой инструмент управления пакетами). Она содержит расширение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включающее новую</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магическую функцию</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lprun</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которая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строит по­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строчный профиль выполнения одной или нескольких функций. Чтобы подклю­</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чить это расширение, нужно модифицировать конфигурационный файл </w:t>
      </w:r>
      <w:r w:rsidRPr="00DB3832">
        <w:rPr>
          <w:rFonts w:ascii="Times New Roman" w:hAnsi="Times New Roman" w:cs="Times New Roman"/>
          <w:w w:val="95"/>
          <w:sz w:val="26"/>
          <w:szCs w:val="26"/>
        </w:rPr>
        <w:t>IPython</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(см.</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документацию</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IPython</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или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раздел,</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посвященный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конфигурированию,</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ниже), добавив</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такую</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строку:</w:t>
      </w:r>
    </w:p>
    <w:p w14:paraId="7686EB91" w14:textId="5E217FCD" w:rsidR="00985BB7" w:rsidRPr="00DB3832" w:rsidRDefault="008D45AD" w:rsidP="00DB3832">
      <w:pPr>
        <w:pStyle w:val="BodyText"/>
        <w:spacing w:before="212" w:line="232" w:lineRule="auto"/>
        <w:ind w:left="117" w:right="180" w:firstLine="280"/>
        <w:jc w:val="both"/>
        <w:rPr>
          <w:rFonts w:ascii="Times New Roman" w:hAnsi="Times New Roman" w:cs="Times New Roman"/>
          <w:sz w:val="26"/>
          <w:szCs w:val="26"/>
          <w:lang w:val="ru-RU"/>
        </w:rPr>
      </w:pPr>
      <w:r>
        <w:rPr>
          <w:noProof/>
        </w:rPr>
        <w:drawing>
          <wp:inline distT="0" distB="0" distL="0" distR="0" wp14:anchorId="6FF0D1F0" wp14:editId="04B2E5AB">
            <wp:extent cx="5334000" cy="361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34000" cy="361950"/>
                    </a:xfrm>
                    <a:prstGeom prst="rect">
                      <a:avLst/>
                    </a:prstGeom>
                  </pic:spPr>
                </pic:pic>
              </a:graphicData>
            </a:graphic>
          </wp:inline>
        </w:drawing>
      </w:r>
      <w:r w:rsidRPr="00DB3832">
        <w:rPr>
          <w:rFonts w:ascii="Times New Roman" w:hAnsi="Times New Roman" w:cs="Times New Roman"/>
          <w:sz w:val="26"/>
          <w:szCs w:val="26"/>
          <w:lang w:val="ru-RU"/>
        </w:rPr>
        <w:t xml:space="preserve"> </w:t>
      </w:r>
      <w:r w:rsidR="00985BB7" w:rsidRPr="00DB3832">
        <w:rPr>
          <w:rFonts w:ascii="Times New Roman" w:hAnsi="Times New Roman" w:cs="Times New Roman"/>
          <w:sz w:val="26"/>
          <w:szCs w:val="26"/>
          <w:lang w:val="ru-RU"/>
        </w:rPr>
        <w:t xml:space="preserve">Библиотеку </w:t>
      </w:r>
      <w:r w:rsidR="00985BB7" w:rsidRPr="00DB3832">
        <w:rPr>
          <w:rFonts w:ascii="Times New Roman" w:hAnsi="Times New Roman" w:cs="Times New Roman"/>
          <w:w w:val="110"/>
          <w:sz w:val="26"/>
          <w:szCs w:val="26"/>
        </w:rPr>
        <w:t>line</w:t>
      </w:r>
      <w:r w:rsidR="00985BB7" w:rsidRPr="00DB3832">
        <w:rPr>
          <w:rFonts w:ascii="Times New Roman" w:hAnsi="Times New Roman" w:cs="Times New Roman"/>
          <w:w w:val="110"/>
          <w:sz w:val="26"/>
          <w:szCs w:val="26"/>
          <w:lang w:val="ru-RU"/>
        </w:rPr>
        <w:t>_</w:t>
      </w:r>
      <w:r w:rsidR="00985BB7" w:rsidRPr="00DB3832">
        <w:rPr>
          <w:rFonts w:ascii="Times New Roman" w:hAnsi="Times New Roman" w:cs="Times New Roman"/>
          <w:w w:val="110"/>
          <w:sz w:val="26"/>
          <w:szCs w:val="26"/>
        </w:rPr>
        <w:t>profiler</w:t>
      </w:r>
      <w:r w:rsidR="00985BB7" w:rsidRPr="00DB3832">
        <w:rPr>
          <w:rFonts w:ascii="Times New Roman" w:hAnsi="Times New Roman" w:cs="Times New Roman"/>
          <w:w w:val="110"/>
          <w:sz w:val="26"/>
          <w:szCs w:val="26"/>
          <w:lang w:val="ru-RU"/>
        </w:rPr>
        <w:t xml:space="preserve"> </w:t>
      </w:r>
      <w:r w:rsidR="00985BB7" w:rsidRPr="00DB3832">
        <w:rPr>
          <w:rFonts w:ascii="Times New Roman" w:hAnsi="Times New Roman" w:cs="Times New Roman"/>
          <w:sz w:val="26"/>
          <w:szCs w:val="26"/>
          <w:lang w:val="ru-RU"/>
        </w:rPr>
        <w:t>можно использовать из программы (см. полную</w:t>
      </w:r>
      <w:r w:rsidR="00985BB7" w:rsidRPr="00DB3832">
        <w:rPr>
          <w:rFonts w:ascii="Times New Roman" w:hAnsi="Times New Roman" w:cs="Times New Roman"/>
          <w:spacing w:val="1"/>
          <w:sz w:val="26"/>
          <w:szCs w:val="26"/>
          <w:lang w:val="ru-RU"/>
        </w:rPr>
        <w:t xml:space="preserve"> </w:t>
      </w:r>
      <w:r w:rsidR="00985BB7" w:rsidRPr="00DB3832">
        <w:rPr>
          <w:rFonts w:ascii="Times New Roman" w:hAnsi="Times New Roman" w:cs="Times New Roman"/>
          <w:w w:val="95"/>
          <w:position w:val="1"/>
          <w:sz w:val="26"/>
          <w:szCs w:val="26"/>
          <w:lang w:val="ru-RU"/>
        </w:rPr>
        <w:t>документацию)</w:t>
      </w:r>
      <w:r w:rsidR="00985BB7" w:rsidRPr="00DB3832">
        <w:rPr>
          <w:rFonts w:ascii="Times New Roman" w:hAnsi="Times New Roman" w:cs="Times New Roman"/>
          <w:w w:val="95"/>
          <w:sz w:val="26"/>
          <w:szCs w:val="26"/>
          <w:lang w:val="ru-RU"/>
        </w:rPr>
        <w:t>,</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но,</w:t>
      </w:r>
      <w:r w:rsidR="00985BB7" w:rsidRPr="00DB3832">
        <w:rPr>
          <w:rFonts w:ascii="Times New Roman" w:hAnsi="Times New Roman" w:cs="Times New Roman"/>
          <w:spacing w:val="49"/>
          <w:sz w:val="26"/>
          <w:szCs w:val="26"/>
          <w:lang w:val="ru-RU"/>
        </w:rPr>
        <w:t xml:space="preserve"> </w:t>
      </w:r>
      <w:r w:rsidR="00985BB7" w:rsidRPr="00DB3832">
        <w:rPr>
          <w:rFonts w:ascii="Times New Roman" w:hAnsi="Times New Roman" w:cs="Times New Roman"/>
          <w:w w:val="95"/>
          <w:sz w:val="26"/>
          <w:szCs w:val="26"/>
          <w:lang w:val="ru-RU"/>
        </w:rPr>
        <w:t>пожалуй,</w:t>
      </w:r>
      <w:r w:rsidR="00985BB7" w:rsidRPr="00DB3832">
        <w:rPr>
          <w:rFonts w:ascii="Times New Roman" w:hAnsi="Times New Roman" w:cs="Times New Roman"/>
          <w:spacing w:val="50"/>
          <w:sz w:val="26"/>
          <w:szCs w:val="26"/>
          <w:lang w:val="ru-RU"/>
        </w:rPr>
        <w:t xml:space="preserve"> </w:t>
      </w:r>
      <w:r w:rsidR="00985BB7" w:rsidRPr="00DB3832">
        <w:rPr>
          <w:rFonts w:ascii="Times New Roman" w:hAnsi="Times New Roman" w:cs="Times New Roman"/>
          <w:w w:val="95"/>
          <w:sz w:val="26"/>
          <w:szCs w:val="26"/>
          <w:lang w:val="ru-RU"/>
        </w:rPr>
        <w:t>наиболее эффек</w:t>
      </w:r>
      <w:r w:rsidR="00985BB7" w:rsidRPr="00DB3832">
        <w:rPr>
          <w:rFonts w:ascii="Times New Roman" w:hAnsi="Times New Roman" w:cs="Times New Roman"/>
          <w:w w:val="95"/>
          <w:position w:val="1"/>
          <w:sz w:val="26"/>
          <w:szCs w:val="26"/>
          <w:lang w:val="ru-RU"/>
        </w:rPr>
        <w:t>тивна интерактивная работа с ней</w:t>
      </w:r>
      <w:r w:rsidR="00985BB7" w:rsidRPr="00DB3832">
        <w:rPr>
          <w:rFonts w:ascii="Times New Roman" w:hAnsi="Times New Roman" w:cs="Times New Roman"/>
          <w:spacing w:val="1"/>
          <w:w w:val="95"/>
          <w:position w:val="1"/>
          <w:sz w:val="26"/>
          <w:szCs w:val="26"/>
          <w:lang w:val="ru-RU"/>
        </w:rPr>
        <w:t xml:space="preserve"> </w:t>
      </w:r>
      <w:r w:rsidR="00985BB7" w:rsidRPr="00DB3832">
        <w:rPr>
          <w:rFonts w:ascii="Times New Roman" w:hAnsi="Times New Roman" w:cs="Times New Roman"/>
          <w:w w:val="94"/>
          <w:sz w:val="26"/>
          <w:szCs w:val="26"/>
          <w:lang w:val="ru-RU"/>
        </w:rPr>
        <w:t>в</w:t>
      </w:r>
      <w:r w:rsidR="00985BB7" w:rsidRPr="00DB3832">
        <w:rPr>
          <w:rFonts w:ascii="Times New Roman" w:hAnsi="Times New Roman" w:cs="Times New Roman"/>
          <w:sz w:val="26"/>
          <w:szCs w:val="26"/>
          <w:lang w:val="ru-RU"/>
        </w:rPr>
        <w:t xml:space="preserve"> </w:t>
      </w:r>
      <w:r w:rsidR="00985BB7" w:rsidRPr="00DB3832">
        <w:rPr>
          <w:rFonts w:ascii="Times New Roman" w:hAnsi="Times New Roman" w:cs="Times New Roman"/>
          <w:spacing w:val="-27"/>
          <w:sz w:val="26"/>
          <w:szCs w:val="26"/>
          <w:lang w:val="ru-RU"/>
        </w:rPr>
        <w:t xml:space="preserve"> </w:t>
      </w:r>
      <w:r w:rsidR="00985BB7" w:rsidRPr="00DB3832">
        <w:rPr>
          <w:rFonts w:ascii="Times New Roman" w:hAnsi="Times New Roman" w:cs="Times New Roman"/>
          <w:spacing w:val="1"/>
          <w:sz w:val="26"/>
          <w:szCs w:val="26"/>
        </w:rPr>
        <w:t>IPython</w:t>
      </w:r>
      <w:r w:rsidR="00985BB7" w:rsidRPr="00DB3832">
        <w:rPr>
          <w:rFonts w:ascii="Times New Roman" w:hAnsi="Times New Roman" w:cs="Times New Roman"/>
          <w:sz w:val="26"/>
          <w:szCs w:val="26"/>
          <w:lang w:val="ru-RU"/>
        </w:rPr>
        <w:t>.</w:t>
      </w:r>
      <w:r w:rsidR="00985BB7" w:rsidRPr="00DB3832">
        <w:rPr>
          <w:rFonts w:ascii="Times New Roman" w:hAnsi="Times New Roman" w:cs="Times New Roman"/>
          <w:spacing w:val="21"/>
          <w:sz w:val="26"/>
          <w:szCs w:val="26"/>
          <w:lang w:val="ru-RU"/>
        </w:rPr>
        <w:t xml:space="preserve"> </w:t>
      </w:r>
      <w:r w:rsidR="00985BB7" w:rsidRPr="00DB3832">
        <w:rPr>
          <w:rFonts w:ascii="Times New Roman" w:hAnsi="Times New Roman" w:cs="Times New Roman"/>
          <w:spacing w:val="1"/>
          <w:w w:val="97"/>
          <w:sz w:val="26"/>
          <w:szCs w:val="26"/>
          <w:lang w:val="ru-RU"/>
        </w:rPr>
        <w:t>Допустим</w:t>
      </w:r>
      <w:r w:rsidR="00985BB7" w:rsidRPr="00DB3832">
        <w:rPr>
          <w:rFonts w:ascii="Times New Roman" w:hAnsi="Times New Roman" w:cs="Times New Roman"/>
          <w:w w:val="97"/>
          <w:sz w:val="26"/>
          <w:szCs w:val="26"/>
          <w:lang w:val="ru-RU"/>
        </w:rPr>
        <w:t>,</w:t>
      </w:r>
      <w:r w:rsidR="00985BB7" w:rsidRPr="00DB3832">
        <w:rPr>
          <w:rFonts w:ascii="Times New Roman" w:hAnsi="Times New Roman" w:cs="Times New Roman"/>
          <w:spacing w:val="25"/>
          <w:sz w:val="26"/>
          <w:szCs w:val="26"/>
          <w:lang w:val="ru-RU"/>
        </w:rPr>
        <w:t xml:space="preserve"> </w:t>
      </w:r>
      <w:r w:rsidR="00985BB7" w:rsidRPr="00DB3832">
        <w:rPr>
          <w:rFonts w:ascii="Times New Roman" w:hAnsi="Times New Roman" w:cs="Times New Roman"/>
          <w:w w:val="94"/>
          <w:sz w:val="26"/>
          <w:szCs w:val="26"/>
          <w:lang w:val="ru-RU"/>
        </w:rPr>
        <w:t>имеется</w:t>
      </w:r>
      <w:r w:rsidR="00985BB7" w:rsidRPr="00DB3832">
        <w:rPr>
          <w:rFonts w:ascii="Times New Roman" w:hAnsi="Times New Roman" w:cs="Times New Roman"/>
          <w:spacing w:val="27"/>
          <w:sz w:val="26"/>
          <w:szCs w:val="26"/>
          <w:lang w:val="ru-RU"/>
        </w:rPr>
        <w:t xml:space="preserve"> </w:t>
      </w:r>
      <w:r w:rsidR="00985BB7" w:rsidRPr="00DB3832">
        <w:rPr>
          <w:rFonts w:ascii="Times New Roman" w:hAnsi="Times New Roman" w:cs="Times New Roman"/>
          <w:w w:val="94"/>
          <w:sz w:val="26"/>
          <w:szCs w:val="26"/>
          <w:lang w:val="ru-RU"/>
        </w:rPr>
        <w:t>модуль</w:t>
      </w:r>
      <w:r w:rsidR="00985BB7" w:rsidRPr="00DB3832">
        <w:rPr>
          <w:rFonts w:ascii="Times New Roman" w:hAnsi="Times New Roman" w:cs="Times New Roman"/>
          <w:spacing w:val="24"/>
          <w:sz w:val="26"/>
          <w:szCs w:val="26"/>
          <w:lang w:val="ru-RU"/>
        </w:rPr>
        <w:t xml:space="preserve"> </w:t>
      </w:r>
      <w:r w:rsidR="00985BB7" w:rsidRPr="00DB3832">
        <w:rPr>
          <w:rFonts w:ascii="Times New Roman" w:hAnsi="Times New Roman" w:cs="Times New Roman"/>
          <w:w w:val="95"/>
          <w:sz w:val="26"/>
          <w:szCs w:val="26"/>
          <w:lang w:val="ru-RU"/>
        </w:rPr>
        <w:t>prof_rnod</w:t>
      </w:r>
      <w:r w:rsidR="00985BB7" w:rsidRPr="00DB3832">
        <w:rPr>
          <w:rFonts w:ascii="Times New Roman" w:hAnsi="Times New Roman" w:cs="Times New Roman"/>
          <w:w w:val="94"/>
          <w:sz w:val="26"/>
          <w:szCs w:val="26"/>
          <w:lang w:val="ru-RU"/>
        </w:rPr>
        <w:t>,</w:t>
      </w:r>
      <w:r w:rsidR="00985BB7" w:rsidRPr="00DB3832">
        <w:rPr>
          <w:rFonts w:ascii="Times New Roman" w:hAnsi="Times New Roman" w:cs="Times New Roman"/>
          <w:sz w:val="26"/>
          <w:szCs w:val="26"/>
          <w:lang w:val="ru-RU"/>
        </w:rPr>
        <w:t xml:space="preserve"> </w:t>
      </w:r>
      <w:r w:rsidR="00985BB7" w:rsidRPr="00DB3832">
        <w:rPr>
          <w:rFonts w:ascii="Times New Roman" w:hAnsi="Times New Roman" w:cs="Times New Roman"/>
          <w:spacing w:val="-19"/>
          <w:sz w:val="26"/>
          <w:szCs w:val="26"/>
          <w:lang w:val="ru-RU"/>
        </w:rPr>
        <w:t xml:space="preserve"> </w:t>
      </w:r>
      <w:r w:rsidR="00985BB7" w:rsidRPr="00DB3832">
        <w:rPr>
          <w:rFonts w:ascii="Times New Roman" w:hAnsi="Times New Roman" w:cs="Times New Roman"/>
          <w:w w:val="95"/>
          <w:sz w:val="26"/>
          <w:szCs w:val="26"/>
          <w:lang w:val="ru-RU"/>
        </w:rPr>
        <w:t>содержащий</w:t>
      </w:r>
      <w:r w:rsidR="00985BB7" w:rsidRPr="00DB3832">
        <w:rPr>
          <w:rFonts w:ascii="Times New Roman" w:hAnsi="Times New Roman" w:cs="Times New Roman"/>
          <w:sz w:val="26"/>
          <w:szCs w:val="26"/>
          <w:lang w:val="ru-RU"/>
        </w:rPr>
        <w:t xml:space="preserve"> </w:t>
      </w:r>
      <w:r w:rsidR="00985BB7" w:rsidRPr="00DB3832">
        <w:rPr>
          <w:rFonts w:ascii="Times New Roman" w:hAnsi="Times New Roman" w:cs="Times New Roman"/>
          <w:spacing w:val="-24"/>
          <w:sz w:val="26"/>
          <w:szCs w:val="26"/>
          <w:lang w:val="ru-RU"/>
        </w:rPr>
        <w:t xml:space="preserve"> </w:t>
      </w:r>
      <w:r w:rsidR="00985BB7" w:rsidRPr="00DB3832">
        <w:rPr>
          <w:rFonts w:ascii="Times New Roman" w:hAnsi="Times New Roman" w:cs="Times New Roman"/>
          <w:spacing w:val="1"/>
          <w:w w:val="95"/>
          <w:sz w:val="26"/>
          <w:szCs w:val="26"/>
          <w:lang w:val="ru-RU"/>
        </w:rPr>
        <w:t>следу</w:t>
      </w:r>
      <w:r w:rsidR="00985BB7" w:rsidRPr="00DB3832">
        <w:rPr>
          <w:rFonts w:ascii="Times New Roman" w:hAnsi="Times New Roman" w:cs="Times New Roman"/>
          <w:spacing w:val="-3"/>
          <w:w w:val="95"/>
          <w:sz w:val="26"/>
          <w:szCs w:val="26"/>
          <w:lang w:val="ru-RU"/>
        </w:rPr>
        <w:t>ю</w:t>
      </w:r>
      <w:r w:rsidR="00985BB7" w:rsidRPr="00DB3832">
        <w:rPr>
          <w:rFonts w:ascii="Times New Roman" w:hAnsi="Times New Roman" w:cs="Times New Roman"/>
          <w:w w:val="99"/>
          <w:sz w:val="26"/>
          <w:szCs w:val="26"/>
          <w:lang w:val="ru-RU"/>
        </w:rPr>
        <w:t>щ</w:t>
      </w:r>
      <w:r w:rsidR="00985BB7" w:rsidRPr="00DB3832">
        <w:rPr>
          <w:rFonts w:ascii="Times New Roman" w:hAnsi="Times New Roman" w:cs="Times New Roman"/>
          <w:spacing w:val="1"/>
          <w:w w:val="94"/>
          <w:position w:val="1"/>
          <w:sz w:val="26"/>
          <w:szCs w:val="26"/>
          <w:lang w:val="ru-RU"/>
        </w:rPr>
        <w:t>и</w:t>
      </w:r>
      <w:r w:rsidR="00985BB7" w:rsidRPr="00DB3832">
        <w:rPr>
          <w:rFonts w:ascii="Times New Roman" w:hAnsi="Times New Roman" w:cs="Times New Roman"/>
          <w:w w:val="94"/>
          <w:position w:val="1"/>
          <w:sz w:val="26"/>
          <w:szCs w:val="26"/>
          <w:lang w:val="ru-RU"/>
        </w:rPr>
        <w:t>й</w:t>
      </w:r>
      <w:r w:rsidR="00985BB7" w:rsidRPr="00DB3832">
        <w:rPr>
          <w:rFonts w:ascii="Times New Roman" w:hAnsi="Times New Roman" w:cs="Times New Roman"/>
          <w:position w:val="1"/>
          <w:sz w:val="26"/>
          <w:szCs w:val="26"/>
          <w:lang w:val="ru-RU"/>
        </w:rPr>
        <w:t xml:space="preserve"> </w:t>
      </w:r>
      <w:r w:rsidR="00985BB7" w:rsidRPr="00DB3832">
        <w:rPr>
          <w:rFonts w:ascii="Times New Roman" w:hAnsi="Times New Roman" w:cs="Times New Roman"/>
          <w:spacing w:val="-23"/>
          <w:position w:val="1"/>
          <w:sz w:val="26"/>
          <w:szCs w:val="26"/>
          <w:lang w:val="ru-RU"/>
        </w:rPr>
        <w:t xml:space="preserve"> </w:t>
      </w:r>
      <w:r w:rsidR="00985BB7" w:rsidRPr="00DB3832">
        <w:rPr>
          <w:rFonts w:ascii="Times New Roman" w:hAnsi="Times New Roman" w:cs="Times New Roman"/>
          <w:spacing w:val="1"/>
          <w:w w:val="96"/>
          <w:position w:val="1"/>
          <w:sz w:val="26"/>
          <w:szCs w:val="26"/>
          <w:lang w:val="ru-RU"/>
        </w:rPr>
        <w:t>к</w:t>
      </w:r>
      <w:r w:rsidR="00985BB7" w:rsidRPr="00DB3832">
        <w:rPr>
          <w:rFonts w:ascii="Times New Roman" w:hAnsi="Times New Roman" w:cs="Times New Roman"/>
          <w:spacing w:val="2"/>
          <w:w w:val="92"/>
          <w:position w:val="1"/>
          <w:sz w:val="26"/>
          <w:szCs w:val="26"/>
          <w:lang w:val="ru-RU"/>
        </w:rPr>
        <w:t>о</w:t>
      </w:r>
      <w:r w:rsidR="00985BB7" w:rsidRPr="00DB3832">
        <w:rPr>
          <w:rFonts w:ascii="Times New Roman" w:hAnsi="Times New Roman" w:cs="Times New Roman"/>
          <w:spacing w:val="-2"/>
          <w:w w:val="92"/>
          <w:position w:val="1"/>
          <w:sz w:val="26"/>
          <w:szCs w:val="26"/>
          <w:lang w:val="ru-RU"/>
        </w:rPr>
        <w:t>д</w:t>
      </w:r>
      <w:r w:rsidR="00985BB7" w:rsidRPr="00DB3832">
        <w:rPr>
          <w:rFonts w:ascii="Times New Roman" w:hAnsi="Times New Roman" w:cs="Times New Roman"/>
          <w:w w:val="93"/>
          <w:position w:val="1"/>
          <w:sz w:val="26"/>
          <w:szCs w:val="26"/>
          <w:lang w:val="ru-RU"/>
        </w:rPr>
        <w:t>,</w:t>
      </w:r>
      <w:r w:rsidR="00985BB7" w:rsidRPr="00DB3832">
        <w:rPr>
          <w:rFonts w:ascii="Times New Roman" w:hAnsi="Times New Roman" w:cs="Times New Roman"/>
          <w:position w:val="1"/>
          <w:sz w:val="26"/>
          <w:szCs w:val="26"/>
          <w:lang w:val="ru-RU"/>
        </w:rPr>
        <w:t xml:space="preserve"> </w:t>
      </w:r>
      <w:r w:rsidR="00985BB7" w:rsidRPr="00DB3832">
        <w:rPr>
          <w:rFonts w:ascii="Times New Roman" w:hAnsi="Times New Roman" w:cs="Times New Roman"/>
          <w:spacing w:val="-21"/>
          <w:position w:val="1"/>
          <w:sz w:val="26"/>
          <w:szCs w:val="26"/>
          <w:lang w:val="ru-RU"/>
        </w:rPr>
        <w:t xml:space="preserve"> </w:t>
      </w:r>
      <w:r w:rsidR="00985BB7" w:rsidRPr="00DB3832">
        <w:rPr>
          <w:rFonts w:ascii="Times New Roman" w:hAnsi="Times New Roman" w:cs="Times New Roman"/>
          <w:w w:val="94"/>
          <w:position w:val="1"/>
          <w:sz w:val="26"/>
          <w:szCs w:val="26"/>
          <w:lang w:val="ru-RU"/>
        </w:rPr>
        <w:t xml:space="preserve">в </w:t>
      </w:r>
      <w:r w:rsidR="00985BB7" w:rsidRPr="00DB3832">
        <w:rPr>
          <w:rFonts w:ascii="Times New Roman" w:hAnsi="Times New Roman" w:cs="Times New Roman"/>
          <w:sz w:val="26"/>
          <w:szCs w:val="26"/>
          <w:lang w:val="ru-RU"/>
        </w:rPr>
        <w:t>котором</w:t>
      </w:r>
      <w:r w:rsidR="00985BB7" w:rsidRPr="00DB3832">
        <w:rPr>
          <w:rFonts w:ascii="Times New Roman" w:hAnsi="Times New Roman" w:cs="Times New Roman"/>
          <w:spacing w:val="-7"/>
          <w:sz w:val="26"/>
          <w:szCs w:val="26"/>
          <w:lang w:val="ru-RU"/>
        </w:rPr>
        <w:t xml:space="preserve"> </w:t>
      </w:r>
      <w:r w:rsidR="00985BB7" w:rsidRPr="00DB3832">
        <w:rPr>
          <w:rFonts w:ascii="Times New Roman" w:hAnsi="Times New Roman" w:cs="Times New Roman"/>
          <w:sz w:val="26"/>
          <w:szCs w:val="26"/>
          <w:lang w:val="ru-RU"/>
        </w:rPr>
        <w:t>выполняются</w:t>
      </w:r>
      <w:r w:rsidR="00985BB7" w:rsidRPr="00DB3832">
        <w:rPr>
          <w:rFonts w:ascii="Times New Roman" w:hAnsi="Times New Roman" w:cs="Times New Roman"/>
          <w:spacing w:val="-5"/>
          <w:sz w:val="26"/>
          <w:szCs w:val="26"/>
          <w:lang w:val="ru-RU"/>
        </w:rPr>
        <w:t xml:space="preserve"> </w:t>
      </w:r>
      <w:r w:rsidR="00985BB7" w:rsidRPr="00DB3832">
        <w:rPr>
          <w:rFonts w:ascii="Times New Roman" w:hAnsi="Times New Roman" w:cs="Times New Roman"/>
          <w:sz w:val="26"/>
          <w:szCs w:val="26"/>
          <w:lang w:val="ru-RU"/>
        </w:rPr>
        <w:t>операции</w:t>
      </w:r>
      <w:r w:rsidR="00985BB7" w:rsidRPr="00DB3832">
        <w:rPr>
          <w:rFonts w:ascii="Times New Roman" w:hAnsi="Times New Roman" w:cs="Times New Roman"/>
          <w:spacing w:val="-5"/>
          <w:sz w:val="26"/>
          <w:szCs w:val="26"/>
          <w:lang w:val="ru-RU"/>
        </w:rPr>
        <w:t xml:space="preserve"> </w:t>
      </w:r>
      <w:r w:rsidR="00985BB7" w:rsidRPr="00DB3832">
        <w:rPr>
          <w:rFonts w:ascii="Times New Roman" w:hAnsi="Times New Roman" w:cs="Times New Roman"/>
          <w:sz w:val="26"/>
          <w:szCs w:val="26"/>
          <w:lang w:val="ru-RU"/>
        </w:rPr>
        <w:t>с</w:t>
      </w:r>
      <w:r w:rsidR="00985BB7" w:rsidRPr="00DB3832">
        <w:rPr>
          <w:rFonts w:ascii="Times New Roman" w:hAnsi="Times New Roman" w:cs="Times New Roman"/>
          <w:spacing w:val="-1"/>
          <w:sz w:val="26"/>
          <w:szCs w:val="26"/>
          <w:lang w:val="ru-RU"/>
        </w:rPr>
        <w:t xml:space="preserve"> </w:t>
      </w:r>
      <w:r w:rsidR="00985BB7" w:rsidRPr="00DB3832">
        <w:rPr>
          <w:rFonts w:ascii="Times New Roman" w:hAnsi="Times New Roman" w:cs="Times New Roman"/>
          <w:sz w:val="26"/>
          <w:szCs w:val="26"/>
          <w:lang w:val="ru-RU"/>
        </w:rPr>
        <w:t>массивом</w:t>
      </w:r>
      <w:r w:rsidR="00985BB7" w:rsidRPr="00DB3832">
        <w:rPr>
          <w:rFonts w:ascii="Times New Roman" w:hAnsi="Times New Roman" w:cs="Times New Roman"/>
          <w:spacing w:val="-3"/>
          <w:sz w:val="26"/>
          <w:szCs w:val="26"/>
          <w:lang w:val="ru-RU"/>
        </w:rPr>
        <w:t xml:space="preserve"> </w:t>
      </w:r>
      <w:r w:rsidR="00985BB7" w:rsidRPr="00DB3832">
        <w:rPr>
          <w:rFonts w:ascii="Times New Roman" w:hAnsi="Times New Roman" w:cs="Times New Roman"/>
          <w:sz w:val="26"/>
          <w:szCs w:val="26"/>
        </w:rPr>
        <w:t>Nu</w:t>
      </w:r>
      <w:r w:rsidR="00E0306C" w:rsidRPr="00DB3832">
        <w:rPr>
          <w:rFonts w:ascii="Times New Roman" w:hAnsi="Times New Roman" w:cs="Times New Roman"/>
          <w:sz w:val="26"/>
          <w:szCs w:val="26"/>
        </w:rPr>
        <w:t>m</w:t>
      </w:r>
      <w:r w:rsidR="00985BB7" w:rsidRPr="00DB3832">
        <w:rPr>
          <w:rFonts w:ascii="Times New Roman" w:hAnsi="Times New Roman" w:cs="Times New Roman"/>
          <w:sz w:val="26"/>
          <w:szCs w:val="26"/>
        </w:rPr>
        <w:t>Py</w:t>
      </w:r>
      <w:r w:rsidR="00985BB7" w:rsidRPr="00DB3832">
        <w:rPr>
          <w:rFonts w:ascii="Times New Roman" w:hAnsi="Times New Roman" w:cs="Times New Roman"/>
          <w:sz w:val="26"/>
          <w:szCs w:val="26"/>
          <w:lang w:val="ru-RU"/>
        </w:rPr>
        <w:t>:</w:t>
      </w:r>
    </w:p>
    <w:p w14:paraId="649204DE" w14:textId="77777777" w:rsidR="00757F30" w:rsidRDefault="00757F30" w:rsidP="00DB3832">
      <w:pPr>
        <w:pStyle w:val="BodyText"/>
        <w:spacing w:before="213" w:line="237" w:lineRule="auto"/>
        <w:ind w:left="130" w:right="177" w:firstLine="281"/>
        <w:jc w:val="both"/>
        <w:rPr>
          <w:rFonts w:ascii="Times New Roman" w:hAnsi="Times New Roman" w:cs="Times New Roman"/>
          <w:w w:val="95"/>
          <w:sz w:val="26"/>
          <w:szCs w:val="26"/>
          <w:lang w:val="ru-RU"/>
        </w:rPr>
      </w:pPr>
      <w:r>
        <w:rPr>
          <w:noProof/>
        </w:rPr>
        <w:drawing>
          <wp:inline distT="0" distB="0" distL="0" distR="0" wp14:anchorId="6FDDA5A1" wp14:editId="252807BA">
            <wp:extent cx="2800350" cy="2057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057400"/>
                    </a:xfrm>
                    <a:prstGeom prst="rect">
                      <a:avLst/>
                    </a:prstGeom>
                  </pic:spPr>
                </pic:pic>
              </a:graphicData>
            </a:graphic>
          </wp:inline>
        </w:drawing>
      </w:r>
      <w:r w:rsidRPr="00DB3832">
        <w:rPr>
          <w:rFonts w:ascii="Times New Roman" w:hAnsi="Times New Roman" w:cs="Times New Roman"/>
          <w:w w:val="95"/>
          <w:sz w:val="26"/>
          <w:szCs w:val="26"/>
          <w:lang w:val="ru-RU"/>
        </w:rPr>
        <w:t xml:space="preserve"> </w:t>
      </w:r>
    </w:p>
    <w:p w14:paraId="07E40081" w14:textId="74D9DA20" w:rsidR="00FF2404" w:rsidRPr="00DB3832" w:rsidRDefault="00985BB7" w:rsidP="00DB3832">
      <w:pPr>
        <w:pStyle w:val="BodyText"/>
        <w:spacing w:before="213" w:line="237" w:lineRule="auto"/>
        <w:ind w:left="130" w:right="177" w:firstLine="281"/>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Если бы нам нужно было оценить производительность функции </w:t>
      </w:r>
      <w:r w:rsidRPr="00DB3832">
        <w:rPr>
          <w:rFonts w:ascii="Times New Roman" w:hAnsi="Times New Roman" w:cs="Times New Roman"/>
          <w:w w:val="95"/>
          <w:sz w:val="26"/>
          <w:szCs w:val="26"/>
        </w:rPr>
        <w:t>add</w:t>
      </w:r>
      <w:r w:rsidRPr="00DB3832">
        <w:rPr>
          <w:rFonts w:ascii="Times New Roman" w:hAnsi="Times New Roman" w:cs="Times New Roman"/>
          <w:w w:val="95"/>
          <w:sz w:val="26"/>
          <w:szCs w:val="26"/>
          <w:lang w:val="ru-RU"/>
        </w:rPr>
        <w:t>_</w:t>
      </w:r>
      <w:r w:rsidRPr="00DB3832">
        <w:rPr>
          <w:rFonts w:ascii="Times New Roman" w:hAnsi="Times New Roman" w:cs="Times New Roman"/>
          <w:w w:val="95"/>
          <w:sz w:val="26"/>
          <w:szCs w:val="26"/>
        </w:rPr>
        <w:t>and</w:t>
      </w:r>
      <w:r w:rsidRPr="00DB3832">
        <w:rPr>
          <w:rFonts w:ascii="Times New Roman" w:hAnsi="Times New Roman" w:cs="Times New Roman"/>
          <w:w w:val="95"/>
          <w:sz w:val="26"/>
          <w:szCs w:val="26"/>
          <w:lang w:val="ru-RU"/>
        </w:rPr>
        <w:t>_</w:t>
      </w:r>
      <w:r w:rsidRPr="00DB3832">
        <w:rPr>
          <w:rFonts w:ascii="Times New Roman" w:hAnsi="Times New Roman" w:cs="Times New Roman"/>
          <w:w w:val="95"/>
          <w:sz w:val="26"/>
          <w:szCs w:val="26"/>
        </w:rPr>
        <w:t>surn</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то</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команда</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w:t>
      </w:r>
      <w:r w:rsidRPr="00DB3832">
        <w:rPr>
          <w:rFonts w:ascii="Times New Roman" w:hAnsi="Times New Roman" w:cs="Times New Roman"/>
          <w:sz w:val="26"/>
          <w:szCs w:val="26"/>
        </w:rPr>
        <w:t>prun</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дала</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бы</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такие</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результаты:</w:t>
      </w:r>
    </w:p>
    <w:p w14:paraId="318E238C" w14:textId="77777777" w:rsidR="00985BB7" w:rsidRPr="00DB3832" w:rsidRDefault="00985BB7" w:rsidP="00DB3832">
      <w:pPr>
        <w:spacing w:line="237" w:lineRule="auto"/>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50CAFE54" w14:textId="342DCEFE" w:rsidR="00985BB7" w:rsidRPr="00DB3832" w:rsidRDefault="00FF2404" w:rsidP="00DB3832">
      <w:pPr>
        <w:jc w:val="both"/>
        <w:rPr>
          <w:rFonts w:ascii="Times New Roman" w:hAnsi="Times New Roman" w:cs="Times New Roman"/>
          <w:sz w:val="26"/>
          <w:szCs w:val="26"/>
        </w:rPr>
        <w:sectPr w:rsidR="00985BB7" w:rsidRPr="00DB3832">
          <w:type w:val="continuous"/>
          <w:pgSz w:w="10350" w:h="14790"/>
          <w:pgMar w:top="0" w:right="560" w:bottom="280" w:left="560" w:header="720" w:footer="720" w:gutter="0"/>
          <w:cols w:num="2" w:space="720" w:equalWidth="0">
            <w:col w:w="1458" w:space="40"/>
            <w:col w:w="7732"/>
          </w:cols>
        </w:sectPr>
      </w:pPr>
      <w:r w:rsidRPr="00DB3832">
        <w:rPr>
          <w:rFonts w:ascii="Times New Roman" w:hAnsi="Times New Roman" w:cs="Times New Roman"/>
          <w:noProof/>
          <w:sz w:val="26"/>
          <w:szCs w:val="26"/>
        </w:rPr>
        <w:drawing>
          <wp:inline distT="0" distB="0" distL="0" distR="0" wp14:anchorId="5C6AA643" wp14:editId="25A55776">
            <wp:extent cx="5600700" cy="213761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20410" cy="2145133"/>
                    </a:xfrm>
                    <a:prstGeom prst="rect">
                      <a:avLst/>
                    </a:prstGeom>
                  </pic:spPr>
                </pic:pic>
              </a:graphicData>
            </a:graphic>
          </wp:inline>
        </w:drawing>
      </w:r>
    </w:p>
    <w:p w14:paraId="168BB695" w14:textId="086B7DA8" w:rsidR="00985BB7" w:rsidRPr="00DB3832" w:rsidRDefault="00985BB7" w:rsidP="00DB3832">
      <w:pPr>
        <w:pStyle w:val="BodyText"/>
        <w:spacing w:before="218" w:line="235" w:lineRule="auto"/>
        <w:ind w:left="142" w:right="154" w:firstLine="290"/>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Не слишком полезно. Но после активации расширения IPython line_profiler становится доступна новая команда %lprun. От %prun она отличается только тем, что мы указываем, какую функцию (или функции) хотим профилировать. Поря­ док вызова такой:</w:t>
      </w:r>
    </w:p>
    <w:p w14:paraId="08E83259" w14:textId="77777777" w:rsidR="00985BB7" w:rsidRPr="00DB3832" w:rsidRDefault="00985BB7" w:rsidP="00DB3832">
      <w:pPr>
        <w:spacing w:line="235" w:lineRule="auto"/>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space="720"/>
        </w:sectPr>
      </w:pPr>
    </w:p>
    <w:p w14:paraId="4EE026FF" w14:textId="079E64BE" w:rsidR="00985BB7" w:rsidRPr="00DB3832" w:rsidRDefault="00985BB7" w:rsidP="00DB3832">
      <w:pPr>
        <w:pStyle w:val="BodyText"/>
        <w:jc w:val="both"/>
        <w:rPr>
          <w:rFonts w:ascii="Times New Roman" w:hAnsi="Times New Roman" w:cs="Times New Roman"/>
          <w:sz w:val="26"/>
          <w:szCs w:val="26"/>
          <w:lang w:val="ru-RU"/>
        </w:rPr>
      </w:pPr>
    </w:p>
    <w:p w14:paraId="0844D3FD" w14:textId="77777777" w:rsidR="00985BB7" w:rsidRPr="00DB3832" w:rsidRDefault="00985BB7" w:rsidP="00DB3832">
      <w:pPr>
        <w:pStyle w:val="BodyText"/>
        <w:jc w:val="both"/>
        <w:rPr>
          <w:rFonts w:ascii="Times New Roman" w:hAnsi="Times New Roman" w:cs="Times New Roman"/>
          <w:sz w:val="26"/>
          <w:szCs w:val="26"/>
          <w:lang w:val="ru-RU"/>
        </w:rPr>
      </w:pPr>
    </w:p>
    <w:p w14:paraId="53855219" w14:textId="77777777" w:rsidR="00985BB7" w:rsidRPr="00DB3832" w:rsidRDefault="00985BB7" w:rsidP="00DB3832">
      <w:pPr>
        <w:pStyle w:val="BodyText"/>
        <w:spacing w:before="9"/>
        <w:jc w:val="both"/>
        <w:rPr>
          <w:rFonts w:ascii="Times New Roman" w:hAnsi="Times New Roman" w:cs="Times New Roman"/>
          <w:sz w:val="26"/>
          <w:szCs w:val="26"/>
          <w:lang w:val="ru-RU"/>
        </w:rPr>
      </w:pPr>
    </w:p>
    <w:p w14:paraId="2C6C980A" w14:textId="77777777" w:rsidR="00303388" w:rsidRPr="00DB3832" w:rsidRDefault="00303388" w:rsidP="00DB3832">
      <w:pPr>
        <w:tabs>
          <w:tab w:val="left" w:pos="7023"/>
        </w:tabs>
        <w:spacing w:before="100"/>
        <w:ind w:left="177"/>
        <w:jc w:val="both"/>
        <w:rPr>
          <w:rFonts w:ascii="Times New Roman" w:eastAsia="Comic Sans MS" w:hAnsi="Times New Roman" w:cs="Times New Roman"/>
          <w:b/>
          <w:bCs/>
          <w:w w:val="105"/>
          <w:sz w:val="26"/>
          <w:szCs w:val="26"/>
          <w:lang w:val="ru-RU"/>
        </w:rPr>
      </w:pPr>
    </w:p>
    <w:p w14:paraId="3CAB63F8" w14:textId="343D3D7C" w:rsidR="00985BB7" w:rsidRPr="00DB3832" w:rsidRDefault="00985BB7" w:rsidP="00DB3832">
      <w:pPr>
        <w:tabs>
          <w:tab w:val="left" w:pos="7023"/>
        </w:tabs>
        <w:spacing w:before="100"/>
        <w:ind w:left="177"/>
        <w:jc w:val="both"/>
        <w:rPr>
          <w:rFonts w:ascii="Times New Roman" w:eastAsia="Gill Sans Nova Cond Lt" w:hAnsi="Times New Roman" w:cs="Times New Roman"/>
          <w:i/>
          <w:iCs/>
          <w:sz w:val="26"/>
          <w:szCs w:val="26"/>
          <w:lang w:val="ru-RU"/>
        </w:rPr>
      </w:pPr>
      <w:r w:rsidRPr="00DB3832">
        <w:rPr>
          <w:rFonts w:ascii="Times New Roman" w:eastAsia="Comic Sans MS" w:hAnsi="Times New Roman" w:cs="Times New Roman"/>
          <w:b/>
          <w:bCs/>
          <w:w w:val="105"/>
          <w:sz w:val="26"/>
          <w:szCs w:val="26"/>
          <w:lang w:val="ru-RU"/>
        </w:rPr>
        <w:t>Средства</w:t>
      </w:r>
      <w:r w:rsidRPr="00DB3832">
        <w:rPr>
          <w:rFonts w:ascii="Times New Roman" w:eastAsia="Comic Sans MS" w:hAnsi="Times New Roman" w:cs="Times New Roman"/>
          <w:b/>
          <w:bCs/>
          <w:spacing w:val="-29"/>
          <w:w w:val="105"/>
          <w:sz w:val="26"/>
          <w:szCs w:val="26"/>
          <w:lang w:val="ru-RU"/>
        </w:rPr>
        <w:t xml:space="preserve"> </w:t>
      </w:r>
      <w:r w:rsidRPr="00DB3832">
        <w:rPr>
          <w:rFonts w:ascii="Times New Roman" w:eastAsia="Comic Sans MS" w:hAnsi="Times New Roman" w:cs="Times New Roman"/>
          <w:b/>
          <w:bCs/>
          <w:w w:val="105"/>
          <w:sz w:val="26"/>
          <w:szCs w:val="26"/>
          <w:lang w:val="ru-RU"/>
        </w:rPr>
        <w:t>разработки</w:t>
      </w:r>
      <w:r w:rsidRPr="00DB3832">
        <w:rPr>
          <w:rFonts w:ascii="Times New Roman" w:eastAsia="Comic Sans MS" w:hAnsi="Times New Roman" w:cs="Times New Roman"/>
          <w:b/>
          <w:bCs/>
          <w:spacing w:val="-14"/>
          <w:w w:val="105"/>
          <w:sz w:val="26"/>
          <w:szCs w:val="26"/>
          <w:lang w:val="ru-RU"/>
        </w:rPr>
        <w:t xml:space="preserve"> </w:t>
      </w:r>
      <w:r w:rsidRPr="00DB3832">
        <w:rPr>
          <w:rFonts w:ascii="Times New Roman" w:eastAsia="Comic Sans MS" w:hAnsi="Times New Roman" w:cs="Times New Roman"/>
          <w:b/>
          <w:bCs/>
          <w:w w:val="105"/>
          <w:sz w:val="26"/>
          <w:szCs w:val="26"/>
          <w:lang w:val="ru-RU"/>
        </w:rPr>
        <w:t>программ</w:t>
      </w:r>
      <w:r w:rsidRPr="00DB3832">
        <w:rPr>
          <w:rFonts w:ascii="Times New Roman" w:eastAsia="Comic Sans MS" w:hAnsi="Times New Roman" w:cs="Times New Roman"/>
          <w:b/>
          <w:bCs/>
          <w:w w:val="105"/>
          <w:sz w:val="26"/>
          <w:szCs w:val="26"/>
          <w:lang w:val="ru-RU"/>
        </w:rPr>
        <w:tab/>
      </w:r>
    </w:p>
    <w:p w14:paraId="2B9646C6" w14:textId="77777777" w:rsidR="00CB6C3E" w:rsidRDefault="007F2530" w:rsidP="00DB3832">
      <w:pPr>
        <w:pStyle w:val="BodyText"/>
        <w:spacing w:before="215" w:line="237" w:lineRule="auto"/>
        <w:ind w:left="181" w:firstLine="284"/>
        <w:jc w:val="both"/>
        <w:rPr>
          <w:rFonts w:ascii="Times New Roman" w:hAnsi="Times New Roman" w:cs="Times New Roman"/>
          <w:w w:val="95"/>
          <w:sz w:val="26"/>
          <w:szCs w:val="26"/>
          <w:lang w:val="ru-RU"/>
        </w:rPr>
      </w:pPr>
      <w:r>
        <w:rPr>
          <w:noProof/>
        </w:rPr>
        <w:drawing>
          <wp:inline distT="0" distB="0" distL="0" distR="0" wp14:anchorId="3350628E" wp14:editId="2DE1A95E">
            <wp:extent cx="4743450" cy="314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43450" cy="314325"/>
                    </a:xfrm>
                    <a:prstGeom prst="rect">
                      <a:avLst/>
                    </a:prstGeom>
                  </pic:spPr>
                </pic:pic>
              </a:graphicData>
            </a:graphic>
          </wp:inline>
        </w:drawing>
      </w:r>
      <w:r w:rsidRPr="00DB3832">
        <w:rPr>
          <w:rFonts w:ascii="Times New Roman" w:hAnsi="Times New Roman" w:cs="Times New Roman"/>
          <w:w w:val="95"/>
          <w:sz w:val="26"/>
          <w:szCs w:val="26"/>
          <w:lang w:val="ru-RU"/>
        </w:rPr>
        <w:t xml:space="preserve"> </w:t>
      </w:r>
    </w:p>
    <w:p w14:paraId="725B3EA3" w14:textId="2DC940F5" w:rsidR="00985BB7" w:rsidRPr="00DB3832" w:rsidRDefault="00CB6C3E" w:rsidP="00DB3832">
      <w:pPr>
        <w:pStyle w:val="BodyText"/>
        <w:spacing w:before="215" w:line="237" w:lineRule="auto"/>
        <w:ind w:left="181" w:firstLine="284"/>
        <w:jc w:val="both"/>
        <w:rPr>
          <w:rFonts w:ascii="Times New Roman" w:hAnsi="Times New Roman" w:cs="Times New Roman"/>
          <w:sz w:val="26"/>
          <w:szCs w:val="26"/>
          <w:lang w:val="ru-RU"/>
        </w:rPr>
      </w:pPr>
      <w:r>
        <w:rPr>
          <w:rFonts w:ascii="Times New Roman" w:hAnsi="Times New Roman" w:cs="Times New Roman"/>
          <w:w w:val="95"/>
          <w:sz w:val="26"/>
          <w:szCs w:val="26"/>
          <w:lang w:val="ru-RU"/>
        </w:rPr>
        <w:t>В</w:t>
      </w:r>
      <w:r w:rsidR="00985BB7" w:rsidRPr="00DB3832">
        <w:rPr>
          <w:rFonts w:ascii="Times New Roman" w:hAnsi="Times New Roman" w:cs="Times New Roman"/>
          <w:spacing w:val="10"/>
          <w:w w:val="95"/>
          <w:sz w:val="26"/>
          <w:szCs w:val="26"/>
          <w:lang w:val="ru-RU"/>
        </w:rPr>
        <w:t xml:space="preserve"> </w:t>
      </w:r>
      <w:r w:rsidR="00985BB7" w:rsidRPr="00DB3832">
        <w:rPr>
          <w:rFonts w:ascii="Times New Roman" w:hAnsi="Times New Roman" w:cs="Times New Roman"/>
          <w:w w:val="95"/>
          <w:sz w:val="26"/>
          <w:szCs w:val="26"/>
          <w:lang w:val="ru-RU"/>
        </w:rPr>
        <w:t>данном</w:t>
      </w:r>
      <w:r w:rsidR="00985BB7" w:rsidRPr="00DB3832">
        <w:rPr>
          <w:rFonts w:ascii="Times New Roman" w:hAnsi="Times New Roman" w:cs="Times New Roman"/>
          <w:spacing w:val="2"/>
          <w:w w:val="95"/>
          <w:sz w:val="26"/>
          <w:szCs w:val="26"/>
          <w:lang w:val="ru-RU"/>
        </w:rPr>
        <w:t xml:space="preserve"> </w:t>
      </w:r>
      <w:r w:rsidR="00985BB7" w:rsidRPr="00DB3832">
        <w:rPr>
          <w:rFonts w:ascii="Times New Roman" w:hAnsi="Times New Roman" w:cs="Times New Roman"/>
          <w:w w:val="95"/>
          <w:sz w:val="26"/>
          <w:szCs w:val="26"/>
          <w:lang w:val="ru-RU"/>
        </w:rPr>
        <w:t>случае</w:t>
      </w:r>
      <w:r w:rsidR="00985BB7" w:rsidRPr="00DB3832">
        <w:rPr>
          <w:rFonts w:ascii="Times New Roman" w:hAnsi="Times New Roman" w:cs="Times New Roman"/>
          <w:spacing w:val="10"/>
          <w:w w:val="95"/>
          <w:sz w:val="26"/>
          <w:szCs w:val="26"/>
          <w:lang w:val="ru-RU"/>
        </w:rPr>
        <w:t xml:space="preserve"> </w:t>
      </w:r>
      <w:r w:rsidR="00985BB7" w:rsidRPr="00DB3832">
        <w:rPr>
          <w:rFonts w:ascii="Times New Roman" w:hAnsi="Times New Roman" w:cs="Times New Roman"/>
          <w:w w:val="95"/>
          <w:sz w:val="26"/>
          <w:szCs w:val="26"/>
          <w:lang w:val="ru-RU"/>
        </w:rPr>
        <w:t>мы</w:t>
      </w:r>
      <w:r w:rsidR="00985BB7" w:rsidRPr="00DB3832">
        <w:rPr>
          <w:rFonts w:ascii="Times New Roman" w:hAnsi="Times New Roman" w:cs="Times New Roman"/>
          <w:spacing w:val="10"/>
          <w:w w:val="95"/>
          <w:sz w:val="26"/>
          <w:szCs w:val="26"/>
          <w:lang w:val="ru-RU"/>
        </w:rPr>
        <w:t xml:space="preserve"> </w:t>
      </w:r>
      <w:r w:rsidR="00985BB7" w:rsidRPr="00DB3832">
        <w:rPr>
          <w:rFonts w:ascii="Times New Roman" w:hAnsi="Times New Roman" w:cs="Times New Roman"/>
          <w:w w:val="95"/>
          <w:sz w:val="26"/>
          <w:szCs w:val="26"/>
          <w:lang w:val="ru-RU"/>
        </w:rPr>
        <w:t>хотим</w:t>
      </w:r>
      <w:r w:rsidR="00985BB7" w:rsidRPr="00DB3832">
        <w:rPr>
          <w:rFonts w:ascii="Times New Roman" w:hAnsi="Times New Roman" w:cs="Times New Roman"/>
          <w:spacing w:val="7"/>
          <w:w w:val="95"/>
          <w:sz w:val="26"/>
          <w:szCs w:val="26"/>
          <w:lang w:val="ru-RU"/>
        </w:rPr>
        <w:t xml:space="preserve"> </w:t>
      </w:r>
      <w:r w:rsidR="00985BB7" w:rsidRPr="00DB3832">
        <w:rPr>
          <w:rFonts w:ascii="Times New Roman" w:hAnsi="Times New Roman" w:cs="Times New Roman"/>
          <w:w w:val="95"/>
          <w:sz w:val="26"/>
          <w:szCs w:val="26"/>
          <w:lang w:val="ru-RU"/>
        </w:rPr>
        <w:t>профилировать</w:t>
      </w:r>
      <w:r w:rsidR="00985BB7" w:rsidRPr="00DB3832">
        <w:rPr>
          <w:rFonts w:ascii="Times New Roman" w:hAnsi="Times New Roman" w:cs="Times New Roman"/>
          <w:spacing w:val="-4"/>
          <w:w w:val="95"/>
          <w:sz w:val="26"/>
          <w:szCs w:val="26"/>
          <w:lang w:val="ru-RU"/>
        </w:rPr>
        <w:t xml:space="preserve"> </w:t>
      </w:r>
      <w:r w:rsidR="00985BB7" w:rsidRPr="00DB3832">
        <w:rPr>
          <w:rFonts w:ascii="Times New Roman" w:hAnsi="Times New Roman" w:cs="Times New Roman"/>
          <w:w w:val="95"/>
          <w:sz w:val="26"/>
          <w:szCs w:val="26"/>
          <w:lang w:val="ru-RU"/>
        </w:rPr>
        <w:t>функцию</w:t>
      </w:r>
      <w:r w:rsidR="00985BB7" w:rsidRPr="00DB3832">
        <w:rPr>
          <w:rFonts w:ascii="Times New Roman" w:hAnsi="Times New Roman" w:cs="Times New Roman"/>
          <w:spacing w:val="3"/>
          <w:w w:val="95"/>
          <w:sz w:val="26"/>
          <w:szCs w:val="26"/>
          <w:lang w:val="ru-RU"/>
        </w:rPr>
        <w:t xml:space="preserve"> </w:t>
      </w:r>
      <w:r w:rsidR="00985BB7" w:rsidRPr="00DB3832">
        <w:rPr>
          <w:rFonts w:ascii="Times New Roman" w:hAnsi="Times New Roman" w:cs="Times New Roman"/>
          <w:w w:val="95"/>
          <w:sz w:val="26"/>
          <w:szCs w:val="26"/>
        </w:rPr>
        <w:t>add</w:t>
      </w:r>
      <w:r w:rsidR="00985BB7" w:rsidRPr="00DB3832">
        <w:rPr>
          <w:rFonts w:ascii="Times New Roman" w:hAnsi="Times New Roman" w:cs="Times New Roman"/>
          <w:w w:val="95"/>
          <w:sz w:val="26"/>
          <w:szCs w:val="26"/>
          <w:lang w:val="ru-RU"/>
        </w:rPr>
        <w:t>_</w:t>
      </w:r>
      <w:r w:rsidR="00985BB7" w:rsidRPr="00DB3832">
        <w:rPr>
          <w:rFonts w:ascii="Times New Roman" w:hAnsi="Times New Roman" w:cs="Times New Roman"/>
          <w:w w:val="95"/>
          <w:sz w:val="26"/>
          <w:szCs w:val="26"/>
        </w:rPr>
        <w:t>and</w:t>
      </w:r>
      <w:r w:rsidR="00985BB7" w:rsidRPr="00DB3832">
        <w:rPr>
          <w:rFonts w:ascii="Times New Roman" w:hAnsi="Times New Roman" w:cs="Times New Roman"/>
          <w:w w:val="95"/>
          <w:sz w:val="26"/>
          <w:szCs w:val="26"/>
          <w:lang w:val="ru-RU"/>
        </w:rPr>
        <w:t>_</w:t>
      </w:r>
      <w:r w:rsidR="00985BB7" w:rsidRPr="00DB3832">
        <w:rPr>
          <w:rFonts w:ascii="Times New Roman" w:hAnsi="Times New Roman" w:cs="Times New Roman"/>
          <w:w w:val="95"/>
          <w:sz w:val="26"/>
          <w:szCs w:val="26"/>
        </w:rPr>
        <w:t>sum</w:t>
      </w:r>
      <w:r w:rsidR="00985BB7" w:rsidRPr="00DB3832">
        <w:rPr>
          <w:rFonts w:ascii="Times New Roman" w:hAnsi="Times New Roman" w:cs="Times New Roman"/>
          <w:w w:val="95"/>
          <w:sz w:val="26"/>
          <w:szCs w:val="26"/>
          <w:lang w:val="ru-RU"/>
        </w:rPr>
        <w:t>,</w:t>
      </w:r>
      <w:r w:rsidR="00985BB7" w:rsidRPr="00DB3832">
        <w:rPr>
          <w:rFonts w:ascii="Times New Roman" w:hAnsi="Times New Roman" w:cs="Times New Roman"/>
          <w:spacing w:val="9"/>
          <w:w w:val="95"/>
          <w:sz w:val="26"/>
          <w:szCs w:val="26"/>
          <w:lang w:val="ru-RU"/>
        </w:rPr>
        <w:t xml:space="preserve"> </w:t>
      </w:r>
      <w:r w:rsidR="00985BB7" w:rsidRPr="00DB3832">
        <w:rPr>
          <w:rFonts w:ascii="Times New Roman" w:hAnsi="Times New Roman" w:cs="Times New Roman"/>
          <w:w w:val="95"/>
          <w:sz w:val="26"/>
          <w:szCs w:val="26"/>
          <w:lang w:val="ru-RU"/>
        </w:rPr>
        <w:t>поэтому</w:t>
      </w:r>
      <w:r w:rsidR="00985BB7" w:rsidRPr="00DB3832">
        <w:rPr>
          <w:rFonts w:ascii="Times New Roman" w:hAnsi="Times New Roman" w:cs="Times New Roman"/>
          <w:spacing w:val="-2"/>
          <w:w w:val="95"/>
          <w:sz w:val="26"/>
          <w:szCs w:val="26"/>
          <w:lang w:val="ru-RU"/>
        </w:rPr>
        <w:t xml:space="preserve"> </w:t>
      </w:r>
      <w:r w:rsidR="00985BB7" w:rsidRPr="00DB3832">
        <w:rPr>
          <w:rFonts w:ascii="Times New Roman" w:hAnsi="Times New Roman" w:cs="Times New Roman"/>
          <w:w w:val="95"/>
          <w:sz w:val="26"/>
          <w:szCs w:val="26"/>
          <w:lang w:val="ru-RU"/>
        </w:rPr>
        <w:t>пи­</w:t>
      </w:r>
      <w:r w:rsidR="00985BB7" w:rsidRPr="00DB3832">
        <w:rPr>
          <w:rFonts w:ascii="Times New Roman" w:hAnsi="Times New Roman" w:cs="Times New Roman"/>
          <w:spacing w:val="-50"/>
          <w:w w:val="95"/>
          <w:sz w:val="26"/>
          <w:szCs w:val="26"/>
          <w:lang w:val="ru-RU"/>
        </w:rPr>
        <w:t xml:space="preserve"> </w:t>
      </w:r>
      <w:r w:rsidR="00985BB7" w:rsidRPr="00DB3832">
        <w:rPr>
          <w:rFonts w:ascii="Times New Roman" w:hAnsi="Times New Roman" w:cs="Times New Roman"/>
          <w:sz w:val="26"/>
          <w:szCs w:val="26"/>
          <w:lang w:val="ru-RU"/>
        </w:rPr>
        <w:t>шем:</w:t>
      </w:r>
    </w:p>
    <w:p w14:paraId="62741AE1" w14:textId="352EAADE" w:rsidR="00261B0D" w:rsidRPr="00DB3832" w:rsidRDefault="00261B0D" w:rsidP="00DB3832">
      <w:pPr>
        <w:pStyle w:val="BodyText"/>
        <w:spacing w:before="209" w:line="235" w:lineRule="auto"/>
        <w:ind w:left="191" w:right="124" w:firstLine="295"/>
        <w:jc w:val="both"/>
        <w:rPr>
          <w:rFonts w:ascii="Times New Roman" w:hAnsi="Times New Roman" w:cs="Times New Roman"/>
          <w:w w:val="95"/>
          <w:sz w:val="26"/>
          <w:szCs w:val="26"/>
          <w:lang w:val="ru-RU"/>
        </w:rPr>
      </w:pPr>
      <w:r w:rsidRPr="00DB3832">
        <w:rPr>
          <w:rFonts w:ascii="Times New Roman" w:hAnsi="Times New Roman" w:cs="Times New Roman"/>
          <w:noProof/>
          <w:sz w:val="26"/>
          <w:szCs w:val="26"/>
        </w:rPr>
        <w:drawing>
          <wp:inline distT="0" distB="0" distL="0" distR="0" wp14:anchorId="5A5DE009" wp14:editId="53191BEA">
            <wp:extent cx="5529292" cy="17145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6497" cy="1716734"/>
                    </a:xfrm>
                    <a:prstGeom prst="rect">
                      <a:avLst/>
                    </a:prstGeom>
                  </pic:spPr>
                </pic:pic>
              </a:graphicData>
            </a:graphic>
          </wp:inline>
        </w:drawing>
      </w:r>
    </w:p>
    <w:p w14:paraId="20AB25E5" w14:textId="20C2BBFB" w:rsidR="0055695F" w:rsidRPr="00DB3832" w:rsidRDefault="00985BB7" w:rsidP="00DB3832">
      <w:pPr>
        <w:pStyle w:val="BodyText"/>
        <w:spacing w:before="209" w:line="235" w:lineRule="auto"/>
        <w:ind w:left="191" w:right="124" w:firstLine="295"/>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мы профилировали ту же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функцию,</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которая составляла предложение. Но можно было бы вызвать функ­</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 xml:space="preserve">цию </w:t>
      </w:r>
      <w:r w:rsidRPr="00DB3832">
        <w:rPr>
          <w:rFonts w:ascii="Times New Roman" w:hAnsi="Times New Roman" w:cs="Times New Roman"/>
          <w:sz w:val="26"/>
          <w:szCs w:val="26"/>
        </w:rPr>
        <w:t>call</w:t>
      </w:r>
      <w:r w:rsidRPr="00DB3832">
        <w:rPr>
          <w:rFonts w:ascii="Times New Roman" w:hAnsi="Times New Roman" w:cs="Times New Roman"/>
          <w:sz w:val="26"/>
          <w:szCs w:val="26"/>
          <w:lang w:val="ru-RU"/>
        </w:rPr>
        <w:t>_</w:t>
      </w:r>
      <w:r w:rsidRPr="00DB3832">
        <w:rPr>
          <w:rFonts w:ascii="Times New Roman" w:hAnsi="Times New Roman" w:cs="Times New Roman"/>
          <w:sz w:val="26"/>
          <w:szCs w:val="26"/>
        </w:rPr>
        <w:t>function</w:t>
      </w:r>
      <w:r w:rsidRPr="00DB3832">
        <w:rPr>
          <w:rFonts w:ascii="Times New Roman" w:hAnsi="Times New Roman" w:cs="Times New Roman"/>
          <w:sz w:val="26"/>
          <w:szCs w:val="26"/>
          <w:lang w:val="ru-RU"/>
        </w:rPr>
        <w:t xml:space="preserve"> из показанного выше модуля и профилировать ее наряду с</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5"/>
          <w:sz w:val="26"/>
          <w:szCs w:val="26"/>
        </w:rPr>
        <w:t>add</w:t>
      </w:r>
      <w:r w:rsidRPr="00DB3832">
        <w:rPr>
          <w:rFonts w:ascii="Times New Roman" w:hAnsi="Times New Roman" w:cs="Times New Roman"/>
          <w:w w:val="95"/>
          <w:sz w:val="26"/>
          <w:szCs w:val="26"/>
          <w:lang w:val="ru-RU"/>
        </w:rPr>
        <w:t>_</w:t>
      </w:r>
      <w:r w:rsidRPr="00DB3832">
        <w:rPr>
          <w:rFonts w:ascii="Times New Roman" w:hAnsi="Times New Roman" w:cs="Times New Roman"/>
          <w:w w:val="95"/>
          <w:sz w:val="26"/>
          <w:szCs w:val="26"/>
        </w:rPr>
        <w:t>and</w:t>
      </w:r>
      <w:r w:rsidRPr="00DB3832">
        <w:rPr>
          <w:rFonts w:ascii="Times New Roman" w:hAnsi="Times New Roman" w:cs="Times New Roman"/>
          <w:w w:val="95"/>
          <w:sz w:val="26"/>
          <w:szCs w:val="26"/>
          <w:lang w:val="ru-RU"/>
        </w:rPr>
        <w:t>_</w:t>
      </w:r>
      <w:r w:rsidRPr="00DB3832">
        <w:rPr>
          <w:rFonts w:ascii="Times New Roman" w:hAnsi="Times New Roman" w:cs="Times New Roman"/>
          <w:w w:val="95"/>
          <w:sz w:val="26"/>
          <w:szCs w:val="26"/>
        </w:rPr>
        <w:t>sum</w:t>
      </w:r>
      <w:r w:rsidRPr="00DB3832">
        <w:rPr>
          <w:rFonts w:ascii="Times New Roman" w:hAnsi="Times New Roman" w:cs="Times New Roman"/>
          <w:w w:val="95"/>
          <w:sz w:val="26"/>
          <w:szCs w:val="26"/>
          <w:lang w:val="ru-RU"/>
        </w:rPr>
        <w:t>,</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это</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w w:val="95"/>
          <w:sz w:val="26"/>
          <w:szCs w:val="26"/>
          <w:lang w:val="ru-RU"/>
        </w:rPr>
        <w:t>дало</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бы</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полную</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картину</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производительности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кода:</w:t>
      </w:r>
      <w:r w:rsidR="000717C2" w:rsidRPr="00DB3832">
        <w:rPr>
          <w:rFonts w:ascii="Times New Roman" w:hAnsi="Times New Roman" w:cs="Times New Roman"/>
          <w:w w:val="95"/>
          <w:sz w:val="26"/>
          <w:szCs w:val="26"/>
          <w:lang w:val="ru-RU"/>
        </w:rPr>
        <w:tab/>
      </w:r>
    </w:p>
    <w:p w14:paraId="59F28A2B" w14:textId="397DB749" w:rsidR="0055695F" w:rsidRPr="00DB3832" w:rsidRDefault="0055695F" w:rsidP="00DB3832">
      <w:pPr>
        <w:pStyle w:val="BodyText"/>
        <w:spacing w:before="209" w:line="235" w:lineRule="auto"/>
        <w:ind w:left="191" w:right="124" w:firstLine="295"/>
        <w:jc w:val="both"/>
        <w:rPr>
          <w:rFonts w:ascii="Times New Roman"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26ED4702" wp14:editId="0550B5E1">
            <wp:extent cx="5064990" cy="276352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67038" cy="2764637"/>
                    </a:xfrm>
                    <a:prstGeom prst="rect">
                      <a:avLst/>
                    </a:prstGeom>
                  </pic:spPr>
                </pic:pic>
              </a:graphicData>
            </a:graphic>
          </wp:inline>
        </w:drawing>
      </w:r>
    </w:p>
    <w:p w14:paraId="3A30EC76" w14:textId="77777777" w:rsidR="00985BB7" w:rsidRPr="00DB3832" w:rsidRDefault="00985BB7" w:rsidP="00DB3832">
      <w:pPr>
        <w:pStyle w:val="BodyText"/>
        <w:spacing w:before="6"/>
        <w:jc w:val="both"/>
        <w:rPr>
          <w:rFonts w:ascii="Times New Roman" w:hAnsi="Times New Roman" w:cs="Times New Roman"/>
          <w:sz w:val="26"/>
          <w:szCs w:val="26"/>
        </w:rPr>
      </w:pPr>
    </w:p>
    <w:p w14:paraId="01EC36EC" w14:textId="77777777" w:rsidR="00985BB7" w:rsidRPr="00DB3832" w:rsidRDefault="00985BB7" w:rsidP="00DB3832">
      <w:pPr>
        <w:jc w:val="both"/>
        <w:rPr>
          <w:rFonts w:ascii="Times New Roman" w:hAnsi="Times New Roman" w:cs="Times New Roman"/>
          <w:sz w:val="26"/>
          <w:szCs w:val="26"/>
        </w:rPr>
        <w:sectPr w:rsidR="00985BB7" w:rsidRPr="00DB3832">
          <w:type w:val="continuous"/>
          <w:pgSz w:w="10350" w:h="14790"/>
          <w:pgMar w:top="0" w:right="560" w:bottom="280" w:left="560" w:header="720" w:footer="720" w:gutter="0"/>
          <w:cols w:space="720"/>
        </w:sectPr>
      </w:pPr>
    </w:p>
    <w:p w14:paraId="03EB1B77" w14:textId="77777777" w:rsidR="00985BB7" w:rsidRPr="00DB3832" w:rsidRDefault="00985BB7" w:rsidP="00DB3832">
      <w:pPr>
        <w:tabs>
          <w:tab w:val="left" w:pos="1704"/>
        </w:tabs>
        <w:spacing w:line="231" w:lineRule="exact"/>
        <w:jc w:val="both"/>
        <w:rPr>
          <w:rFonts w:ascii="Times New Roman" w:hAnsi="Times New Roman" w:cs="Times New Roman"/>
          <w:w w:val="110"/>
          <w:sz w:val="26"/>
          <w:szCs w:val="26"/>
        </w:rPr>
      </w:pPr>
    </w:p>
    <w:p w14:paraId="19966249" w14:textId="77777777" w:rsidR="0055695F" w:rsidRPr="00DB3832" w:rsidRDefault="0055695F" w:rsidP="00DB3832">
      <w:pPr>
        <w:tabs>
          <w:tab w:val="left" w:pos="1704"/>
        </w:tabs>
        <w:spacing w:line="231" w:lineRule="exact"/>
        <w:jc w:val="both"/>
        <w:rPr>
          <w:rFonts w:ascii="Times New Roman" w:hAnsi="Times New Roman" w:cs="Times New Roman"/>
          <w:w w:val="110"/>
          <w:sz w:val="26"/>
          <w:szCs w:val="26"/>
        </w:rPr>
      </w:pPr>
    </w:p>
    <w:p w14:paraId="247D996F" w14:textId="77777777" w:rsidR="0055695F" w:rsidRPr="00DB3832" w:rsidRDefault="0055695F" w:rsidP="00DB3832">
      <w:pPr>
        <w:tabs>
          <w:tab w:val="left" w:pos="1704"/>
        </w:tabs>
        <w:spacing w:line="231" w:lineRule="exact"/>
        <w:jc w:val="both"/>
        <w:rPr>
          <w:rFonts w:ascii="Times New Roman" w:hAnsi="Times New Roman" w:cs="Times New Roman"/>
          <w:w w:val="110"/>
          <w:sz w:val="26"/>
          <w:szCs w:val="26"/>
        </w:rPr>
      </w:pPr>
    </w:p>
    <w:p w14:paraId="73EECD67" w14:textId="43BFAF6A" w:rsidR="0055695F" w:rsidRPr="00DB3832" w:rsidRDefault="0055695F" w:rsidP="00DB3832">
      <w:pPr>
        <w:tabs>
          <w:tab w:val="left" w:pos="1704"/>
        </w:tabs>
        <w:spacing w:line="231" w:lineRule="exact"/>
        <w:jc w:val="both"/>
        <w:rPr>
          <w:rFonts w:ascii="Times New Roman" w:hAnsi="Times New Roman" w:cs="Times New Roman"/>
          <w:sz w:val="26"/>
          <w:szCs w:val="26"/>
        </w:rPr>
        <w:sectPr w:rsidR="0055695F" w:rsidRPr="00DB3832">
          <w:type w:val="continuous"/>
          <w:pgSz w:w="10350" w:h="14790"/>
          <w:pgMar w:top="0" w:right="560" w:bottom="280" w:left="560" w:header="720" w:footer="720" w:gutter="0"/>
          <w:cols w:num="5" w:space="720" w:equalWidth="0">
            <w:col w:w="1002" w:space="59"/>
            <w:col w:w="1185" w:space="39"/>
            <w:col w:w="1005" w:space="39"/>
            <w:col w:w="1131" w:space="39"/>
            <w:col w:w="4731"/>
          </w:cols>
        </w:sectPr>
      </w:pPr>
    </w:p>
    <w:p w14:paraId="2B4ACB1A" w14:textId="0EF2AA19" w:rsidR="00985BB7" w:rsidRPr="00DB3832" w:rsidRDefault="00985BB7" w:rsidP="00DB3832">
      <w:pPr>
        <w:pStyle w:val="BodyText"/>
        <w:spacing w:before="211" w:line="235" w:lineRule="auto"/>
        <w:ind w:left="210" w:right="107" w:firstLine="287"/>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Обычно я предпочитаю использовать %</w:t>
      </w:r>
      <w:r w:rsidRPr="00DB3832">
        <w:rPr>
          <w:rFonts w:ascii="Times New Roman" w:hAnsi="Times New Roman" w:cs="Times New Roman"/>
          <w:w w:val="95"/>
          <w:sz w:val="26"/>
          <w:szCs w:val="26"/>
        </w:rPr>
        <w:t>prun</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cProfile</w:t>
      </w:r>
      <w:r w:rsidRPr="00DB3832">
        <w:rPr>
          <w:rFonts w:ascii="Times New Roman" w:hAnsi="Times New Roman" w:cs="Times New Roman"/>
          <w:w w:val="95"/>
          <w:sz w:val="26"/>
          <w:szCs w:val="26"/>
          <w:lang w:val="ru-RU"/>
        </w:rPr>
        <w:t xml:space="preserve">) для </w:t>
      </w:r>
      <w:r w:rsidR="000717C2"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макропрофили­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4"/>
          <w:sz w:val="26"/>
          <w:szCs w:val="26"/>
          <w:lang w:val="ru-RU"/>
        </w:rPr>
        <w:t>рования</w:t>
      </w:r>
      <w:r w:rsidR="000717C2"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w w:val="93"/>
          <w:sz w:val="26"/>
          <w:szCs w:val="26"/>
          <w:lang w:val="ru-RU"/>
        </w:rPr>
        <w:t>а</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w w:val="94"/>
          <w:sz w:val="26"/>
          <w:szCs w:val="26"/>
          <w:lang w:val="ru-RU"/>
        </w:rPr>
        <w:t>%</w:t>
      </w:r>
      <w:r w:rsidRPr="00DB3832">
        <w:rPr>
          <w:rFonts w:ascii="Times New Roman" w:hAnsi="Times New Roman" w:cs="Times New Roman"/>
          <w:w w:val="94"/>
          <w:sz w:val="26"/>
          <w:szCs w:val="26"/>
        </w:rPr>
        <w:t>lprun</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w w:val="126"/>
          <w:sz w:val="26"/>
          <w:szCs w:val="26"/>
          <w:lang w:val="ru-RU"/>
        </w:rPr>
        <w:t>(</w:t>
      </w:r>
      <w:r w:rsidRPr="00DB3832">
        <w:rPr>
          <w:rFonts w:ascii="Times New Roman" w:hAnsi="Times New Roman" w:cs="Times New Roman"/>
          <w:w w:val="126"/>
          <w:sz w:val="26"/>
          <w:szCs w:val="26"/>
        </w:rPr>
        <w:t>line</w:t>
      </w:r>
      <w:r w:rsidRPr="00DB3832">
        <w:rPr>
          <w:rFonts w:ascii="Times New Roman" w:hAnsi="Times New Roman" w:cs="Times New Roman"/>
          <w:w w:val="126"/>
          <w:sz w:val="26"/>
          <w:szCs w:val="26"/>
          <w:lang w:val="ru-RU"/>
        </w:rPr>
        <w:t>_</w:t>
      </w:r>
      <w:r w:rsidRPr="00DB3832">
        <w:rPr>
          <w:rFonts w:ascii="Times New Roman" w:hAnsi="Times New Roman" w:cs="Times New Roman"/>
          <w:w w:val="126"/>
          <w:sz w:val="26"/>
          <w:szCs w:val="26"/>
        </w:rPr>
        <w:t>profiler</w:t>
      </w:r>
      <w:r w:rsidRPr="00DB3832">
        <w:rPr>
          <w:rFonts w:ascii="Times New Roman" w:hAnsi="Times New Roman" w:cs="Times New Roman"/>
          <w:w w:val="126"/>
          <w:sz w:val="26"/>
          <w:szCs w:val="26"/>
          <w:lang w:val="ru-RU"/>
        </w:rPr>
        <w:t>)</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w w:val="167"/>
          <w:sz w:val="26"/>
          <w:szCs w:val="26"/>
          <w:lang w:val="ru-RU"/>
        </w:rPr>
        <w:t>-</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pacing w:val="2"/>
          <w:w w:val="93"/>
          <w:sz w:val="26"/>
          <w:szCs w:val="26"/>
          <w:lang w:val="ru-RU"/>
        </w:rPr>
        <w:t>дл</w:t>
      </w:r>
      <w:r w:rsidRPr="00DB3832">
        <w:rPr>
          <w:rFonts w:ascii="Times New Roman" w:hAnsi="Times New Roman" w:cs="Times New Roman"/>
          <w:w w:val="93"/>
          <w:sz w:val="26"/>
          <w:szCs w:val="26"/>
          <w:lang w:val="ru-RU"/>
        </w:rPr>
        <w:t>я</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1"/>
          <w:sz w:val="26"/>
          <w:szCs w:val="26"/>
          <w:lang w:val="ru-RU"/>
        </w:rPr>
        <w:t xml:space="preserve"> </w:t>
      </w:r>
      <w:r w:rsidR="000717C2" w:rsidRPr="00DB3832">
        <w:rPr>
          <w:rFonts w:ascii="Times New Roman" w:hAnsi="Times New Roman" w:cs="Times New Roman"/>
          <w:spacing w:val="-1"/>
          <w:w w:val="85"/>
          <w:sz w:val="26"/>
          <w:szCs w:val="26"/>
          <w:lang w:val="ru-RU"/>
        </w:rPr>
        <w:t>«</w:t>
      </w:r>
      <w:r w:rsidRPr="00DB3832">
        <w:rPr>
          <w:rFonts w:ascii="Times New Roman" w:hAnsi="Times New Roman" w:cs="Times New Roman"/>
          <w:spacing w:val="-1"/>
          <w:w w:val="85"/>
          <w:sz w:val="26"/>
          <w:szCs w:val="26"/>
          <w:lang w:val="ru-RU"/>
        </w:rPr>
        <w:t>микропрофилирования</w:t>
      </w:r>
      <w:r w:rsidR="000717C2" w:rsidRPr="00DB3832">
        <w:rPr>
          <w:rFonts w:ascii="Times New Roman" w:hAnsi="Times New Roman" w:cs="Times New Roman"/>
          <w:spacing w:val="-1"/>
          <w:w w:val="85"/>
          <w:sz w:val="26"/>
          <w:szCs w:val="26"/>
          <w:lang w:val="ru-RU"/>
        </w:rPr>
        <w:t>»</w:t>
      </w:r>
      <w:r w:rsidRPr="00DB3832">
        <w:rPr>
          <w:rFonts w:ascii="Times New Roman" w:hAnsi="Times New Roman" w:cs="Times New Roman"/>
          <w:w w:val="85"/>
          <w:sz w:val="26"/>
          <w:szCs w:val="26"/>
          <w:lang w:val="ru-RU"/>
        </w:rPr>
        <w:t>.</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pacing w:val="-9"/>
          <w:w w:val="95"/>
          <w:sz w:val="26"/>
          <w:szCs w:val="26"/>
          <w:lang w:val="ru-RU"/>
        </w:rPr>
        <w:t>Полезно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освоить</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оба инструмента.</w:t>
      </w:r>
    </w:p>
    <w:p w14:paraId="3A5710DE" w14:textId="77777777" w:rsidR="00985BB7" w:rsidRPr="00DB3832" w:rsidRDefault="00985BB7" w:rsidP="00DB3832">
      <w:pPr>
        <w:spacing w:line="235" w:lineRule="auto"/>
        <w:jc w:val="both"/>
        <w:rPr>
          <w:rFonts w:ascii="Times New Roman" w:hAnsi="Times New Roman" w:cs="Times New Roman"/>
          <w:sz w:val="26"/>
          <w:szCs w:val="26"/>
          <w:lang w:val="ru-RU"/>
        </w:rPr>
      </w:pPr>
    </w:p>
    <w:p w14:paraId="6F5E6076" w14:textId="516F6A8A" w:rsidR="0020588A" w:rsidRPr="00DB3832" w:rsidRDefault="0020588A" w:rsidP="00DB3832">
      <w:pPr>
        <w:spacing w:line="235" w:lineRule="auto"/>
        <w:jc w:val="both"/>
        <w:rPr>
          <w:rFonts w:ascii="Times New Roman" w:hAnsi="Times New Roman" w:cs="Times New Roman"/>
          <w:sz w:val="26"/>
          <w:szCs w:val="26"/>
          <w:lang w:val="ru-RU"/>
        </w:rPr>
        <w:sectPr w:rsidR="0020588A" w:rsidRPr="00DB3832">
          <w:type w:val="continuous"/>
          <w:pgSz w:w="10350" w:h="14790"/>
          <w:pgMar w:top="0" w:right="560" w:bottom="280" w:left="560" w:header="720" w:footer="720" w:gutter="0"/>
          <w:cols w:space="720"/>
        </w:sectPr>
      </w:pPr>
    </w:p>
    <w:p w14:paraId="12A77BAB" w14:textId="4BD7AB80" w:rsidR="00985BB7" w:rsidRPr="00DB3832" w:rsidRDefault="0020588A" w:rsidP="00DB3832">
      <w:pPr>
        <w:pStyle w:val="BodyText"/>
        <w:spacing w:before="11"/>
        <w:jc w:val="both"/>
        <w:rPr>
          <w:rFonts w:ascii="Times New Roman"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2BDB3AD2" wp14:editId="045E325D">
            <wp:extent cx="701040" cy="747776"/>
            <wp:effectExtent l="0" t="0" r="381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04500" cy="751467"/>
                    </a:xfrm>
                    <a:prstGeom prst="rect">
                      <a:avLst/>
                    </a:prstGeom>
                  </pic:spPr>
                </pic:pic>
              </a:graphicData>
            </a:graphic>
          </wp:inline>
        </w:drawing>
      </w:r>
    </w:p>
    <w:p w14:paraId="2C3675D3" w14:textId="39986DE0" w:rsidR="00985BB7" w:rsidRPr="00DB3832" w:rsidRDefault="00985BB7" w:rsidP="00DB3832">
      <w:pPr>
        <w:jc w:val="both"/>
        <w:rPr>
          <w:rFonts w:ascii="Times New Roman" w:hAnsi="Times New Roman" w:cs="Times New Roman"/>
          <w:i/>
          <w:sz w:val="26"/>
          <w:szCs w:val="26"/>
          <w:lang w:val="ru-RU"/>
        </w:rPr>
      </w:pPr>
      <w:r w:rsidRPr="00DB3832">
        <w:rPr>
          <w:rFonts w:ascii="Times New Roman" w:hAnsi="Times New Roman" w:cs="Times New Roman"/>
          <w:sz w:val="26"/>
          <w:szCs w:val="26"/>
          <w:lang w:val="ru-RU"/>
        </w:rPr>
        <w:br w:type="column"/>
      </w:r>
    </w:p>
    <w:p w14:paraId="4052EFE7" w14:textId="77777777" w:rsidR="00985BB7" w:rsidRPr="0004353C" w:rsidRDefault="00985BB7" w:rsidP="00DB3832">
      <w:pPr>
        <w:spacing w:before="194" w:line="232" w:lineRule="exact"/>
        <w:jc w:val="both"/>
        <w:rPr>
          <w:rFonts w:ascii="Times New Roman" w:hAnsi="Times New Roman" w:cs="Times New Roman"/>
          <w:lang w:val="ru-RU"/>
        </w:rPr>
      </w:pPr>
      <w:r w:rsidRPr="00DB3832">
        <w:rPr>
          <w:rFonts w:ascii="Times New Roman" w:hAnsi="Times New Roman" w:cs="Times New Roman"/>
          <w:sz w:val="26"/>
          <w:szCs w:val="26"/>
          <w:lang w:val="ru-RU"/>
        </w:rPr>
        <w:br w:type="column"/>
      </w:r>
      <w:r w:rsidRPr="0004353C">
        <w:rPr>
          <w:rFonts w:ascii="Times New Roman" w:hAnsi="Times New Roman" w:cs="Times New Roman"/>
          <w:lang w:val="ru-RU"/>
        </w:rPr>
        <w:t>Явно</w:t>
      </w:r>
      <w:r w:rsidRPr="0004353C">
        <w:rPr>
          <w:rFonts w:ascii="Times New Roman" w:hAnsi="Times New Roman" w:cs="Times New Roman"/>
          <w:spacing w:val="-13"/>
          <w:lang w:val="ru-RU"/>
        </w:rPr>
        <w:t xml:space="preserve"> </w:t>
      </w:r>
      <w:r w:rsidRPr="0004353C">
        <w:rPr>
          <w:rFonts w:ascii="Times New Roman" w:hAnsi="Times New Roman" w:cs="Times New Roman"/>
          <w:lang w:val="ru-RU"/>
        </w:rPr>
        <w:t>указывать</w:t>
      </w:r>
      <w:r w:rsidRPr="0004353C">
        <w:rPr>
          <w:rFonts w:ascii="Times New Roman" w:hAnsi="Times New Roman" w:cs="Times New Roman"/>
          <w:spacing w:val="-9"/>
          <w:lang w:val="ru-RU"/>
        </w:rPr>
        <w:t xml:space="preserve"> </w:t>
      </w:r>
      <w:r w:rsidRPr="0004353C">
        <w:rPr>
          <w:rFonts w:ascii="Times New Roman" w:hAnsi="Times New Roman" w:cs="Times New Roman"/>
          <w:lang w:val="ru-RU"/>
        </w:rPr>
        <w:t>имена</w:t>
      </w:r>
      <w:r w:rsidRPr="0004353C">
        <w:rPr>
          <w:rFonts w:ascii="Times New Roman" w:hAnsi="Times New Roman" w:cs="Times New Roman"/>
          <w:spacing w:val="-14"/>
          <w:lang w:val="ru-RU"/>
        </w:rPr>
        <w:t xml:space="preserve"> </w:t>
      </w:r>
      <w:r w:rsidRPr="0004353C">
        <w:rPr>
          <w:rFonts w:ascii="Times New Roman" w:hAnsi="Times New Roman" w:cs="Times New Roman"/>
          <w:lang w:val="ru-RU"/>
        </w:rPr>
        <w:t>подлежащих</w:t>
      </w:r>
      <w:r w:rsidRPr="0004353C">
        <w:rPr>
          <w:rFonts w:ascii="Times New Roman" w:hAnsi="Times New Roman" w:cs="Times New Roman"/>
          <w:spacing w:val="-17"/>
          <w:lang w:val="ru-RU"/>
        </w:rPr>
        <w:t xml:space="preserve"> </w:t>
      </w:r>
      <w:r w:rsidRPr="0004353C">
        <w:rPr>
          <w:rFonts w:ascii="Times New Roman" w:hAnsi="Times New Roman" w:cs="Times New Roman"/>
          <w:lang w:val="ru-RU"/>
        </w:rPr>
        <w:t>профилированию</w:t>
      </w:r>
      <w:r w:rsidRPr="0004353C">
        <w:rPr>
          <w:rFonts w:ascii="Times New Roman" w:hAnsi="Times New Roman" w:cs="Times New Roman"/>
          <w:spacing w:val="-15"/>
          <w:lang w:val="ru-RU"/>
        </w:rPr>
        <w:t xml:space="preserve"> </w:t>
      </w:r>
      <w:r w:rsidRPr="0004353C">
        <w:rPr>
          <w:rFonts w:ascii="Times New Roman" w:hAnsi="Times New Roman" w:cs="Times New Roman"/>
          <w:lang w:val="ru-RU"/>
        </w:rPr>
        <w:t>функций</w:t>
      </w:r>
      <w:r w:rsidRPr="0004353C">
        <w:rPr>
          <w:rFonts w:ascii="Times New Roman" w:hAnsi="Times New Roman" w:cs="Times New Roman"/>
          <w:spacing w:val="-11"/>
          <w:lang w:val="ru-RU"/>
        </w:rPr>
        <w:t xml:space="preserve"> </w:t>
      </w:r>
      <w:r w:rsidRPr="0004353C">
        <w:rPr>
          <w:rFonts w:ascii="Times New Roman" w:hAnsi="Times New Roman" w:cs="Times New Roman"/>
          <w:lang w:val="ru-RU"/>
        </w:rPr>
        <w:t>в</w:t>
      </w:r>
      <w:r w:rsidRPr="0004353C">
        <w:rPr>
          <w:rFonts w:ascii="Times New Roman" w:hAnsi="Times New Roman" w:cs="Times New Roman"/>
          <w:spacing w:val="-13"/>
          <w:lang w:val="ru-RU"/>
        </w:rPr>
        <w:t xml:space="preserve"> </w:t>
      </w:r>
      <w:r w:rsidRPr="0004353C">
        <w:rPr>
          <w:rFonts w:ascii="Times New Roman" w:hAnsi="Times New Roman" w:cs="Times New Roman"/>
          <w:lang w:val="ru-RU"/>
        </w:rPr>
        <w:t>команде</w:t>
      </w:r>
    </w:p>
    <w:p w14:paraId="48CA3900" w14:textId="77777777" w:rsidR="00985BB7" w:rsidRPr="0004353C" w:rsidRDefault="00985BB7" w:rsidP="00DB3832">
      <w:pPr>
        <w:ind w:right="445"/>
        <w:jc w:val="both"/>
        <w:rPr>
          <w:rFonts w:ascii="Times New Roman" w:hAnsi="Times New Roman" w:cs="Times New Roman"/>
          <w:lang w:val="ru-RU"/>
        </w:rPr>
      </w:pPr>
      <w:r w:rsidRPr="0004353C">
        <w:rPr>
          <w:rFonts w:ascii="Times New Roman" w:hAnsi="Times New Roman" w:cs="Times New Roman"/>
          <w:lang w:val="ru-RU"/>
        </w:rPr>
        <w:t>%</w:t>
      </w:r>
      <w:r w:rsidRPr="0004353C">
        <w:rPr>
          <w:rFonts w:ascii="Times New Roman" w:hAnsi="Times New Roman" w:cs="Times New Roman"/>
        </w:rPr>
        <w:t>lprun</w:t>
      </w:r>
      <w:r w:rsidRPr="0004353C">
        <w:rPr>
          <w:rFonts w:ascii="Times New Roman" w:hAnsi="Times New Roman" w:cs="Times New Roman"/>
          <w:lang w:val="ru-RU"/>
        </w:rPr>
        <w:t xml:space="preserve"> необходимо, потому что накладные расходы на</w:t>
      </w:r>
      <w:r w:rsidRPr="0004353C">
        <w:rPr>
          <w:rFonts w:ascii="Times New Roman" w:hAnsi="Times New Roman" w:cs="Times New Roman"/>
          <w:spacing w:val="1"/>
          <w:lang w:val="ru-RU"/>
        </w:rPr>
        <w:t xml:space="preserve"> </w:t>
      </w:r>
      <w:r w:rsidRPr="0004353C">
        <w:rPr>
          <w:rFonts w:ascii="Times New Roman" w:hAnsi="Times New Roman" w:cs="Times New Roman"/>
          <w:lang w:val="ru-RU"/>
        </w:rPr>
        <w:t>«трассировку»</w:t>
      </w:r>
      <w:r w:rsidRPr="0004353C">
        <w:rPr>
          <w:rFonts w:ascii="Times New Roman" w:hAnsi="Times New Roman" w:cs="Times New Roman"/>
          <w:spacing w:val="1"/>
          <w:lang w:val="ru-RU"/>
        </w:rPr>
        <w:t xml:space="preserve"> </w:t>
      </w:r>
      <w:r w:rsidRPr="0004353C">
        <w:rPr>
          <w:rFonts w:ascii="Times New Roman" w:hAnsi="Times New Roman" w:cs="Times New Roman"/>
          <w:lang w:val="ru-RU"/>
        </w:rPr>
        <w:t>времени выполнения каждой строки весьма значительны. Трассировка</w:t>
      </w:r>
      <w:r w:rsidRPr="0004353C">
        <w:rPr>
          <w:rFonts w:ascii="Times New Roman" w:hAnsi="Times New Roman" w:cs="Times New Roman"/>
          <w:spacing w:val="1"/>
          <w:lang w:val="ru-RU"/>
        </w:rPr>
        <w:t xml:space="preserve"> </w:t>
      </w:r>
      <w:r w:rsidRPr="0004353C">
        <w:rPr>
          <w:rFonts w:ascii="Times New Roman" w:hAnsi="Times New Roman" w:cs="Times New Roman"/>
          <w:lang w:val="ru-RU"/>
        </w:rPr>
        <w:t>функций,</w:t>
      </w:r>
      <w:r w:rsidRPr="0004353C">
        <w:rPr>
          <w:rFonts w:ascii="Times New Roman" w:hAnsi="Times New Roman" w:cs="Times New Roman"/>
          <w:spacing w:val="-22"/>
          <w:lang w:val="ru-RU"/>
        </w:rPr>
        <w:t xml:space="preserve"> </w:t>
      </w:r>
      <w:r w:rsidRPr="0004353C">
        <w:rPr>
          <w:rFonts w:ascii="Times New Roman" w:hAnsi="Times New Roman" w:cs="Times New Roman"/>
          <w:lang w:val="ru-RU"/>
        </w:rPr>
        <w:t>не</w:t>
      </w:r>
      <w:r w:rsidRPr="0004353C">
        <w:rPr>
          <w:rFonts w:ascii="Times New Roman" w:hAnsi="Times New Roman" w:cs="Times New Roman"/>
          <w:spacing w:val="-11"/>
          <w:lang w:val="ru-RU"/>
        </w:rPr>
        <w:t xml:space="preserve"> </w:t>
      </w:r>
      <w:r w:rsidRPr="0004353C">
        <w:rPr>
          <w:rFonts w:ascii="Times New Roman" w:hAnsi="Times New Roman" w:cs="Times New Roman"/>
          <w:lang w:val="ru-RU"/>
        </w:rPr>
        <w:t>представляющих</w:t>
      </w:r>
      <w:r w:rsidRPr="0004353C">
        <w:rPr>
          <w:rFonts w:ascii="Times New Roman" w:hAnsi="Times New Roman" w:cs="Times New Roman"/>
          <w:spacing w:val="-5"/>
          <w:lang w:val="ru-RU"/>
        </w:rPr>
        <w:t xml:space="preserve"> </w:t>
      </w:r>
      <w:r w:rsidRPr="0004353C">
        <w:rPr>
          <w:rFonts w:ascii="Times New Roman" w:hAnsi="Times New Roman" w:cs="Times New Roman"/>
          <w:lang w:val="ru-RU"/>
        </w:rPr>
        <w:t>интереса,</w:t>
      </w:r>
      <w:r w:rsidRPr="0004353C">
        <w:rPr>
          <w:rFonts w:ascii="Times New Roman" w:hAnsi="Times New Roman" w:cs="Times New Roman"/>
          <w:spacing w:val="-19"/>
          <w:lang w:val="ru-RU"/>
        </w:rPr>
        <w:t xml:space="preserve"> </w:t>
      </w:r>
      <w:r w:rsidRPr="0004353C">
        <w:rPr>
          <w:rFonts w:ascii="Times New Roman" w:hAnsi="Times New Roman" w:cs="Times New Roman"/>
          <w:lang w:val="ru-RU"/>
        </w:rPr>
        <w:t>может</w:t>
      </w:r>
      <w:r w:rsidRPr="0004353C">
        <w:rPr>
          <w:rFonts w:ascii="Times New Roman" w:hAnsi="Times New Roman" w:cs="Times New Roman"/>
          <w:spacing w:val="-25"/>
          <w:lang w:val="ru-RU"/>
        </w:rPr>
        <w:t xml:space="preserve"> </w:t>
      </w:r>
      <w:r w:rsidRPr="0004353C">
        <w:rPr>
          <w:rFonts w:ascii="Times New Roman" w:hAnsi="Times New Roman" w:cs="Times New Roman"/>
          <w:lang w:val="ru-RU"/>
        </w:rPr>
        <w:t>существенно</w:t>
      </w:r>
      <w:r w:rsidRPr="0004353C">
        <w:rPr>
          <w:rFonts w:ascii="Times New Roman" w:hAnsi="Times New Roman" w:cs="Times New Roman"/>
          <w:spacing w:val="-19"/>
          <w:lang w:val="ru-RU"/>
        </w:rPr>
        <w:t xml:space="preserve"> </w:t>
      </w:r>
      <w:r w:rsidRPr="0004353C">
        <w:rPr>
          <w:rFonts w:ascii="Times New Roman" w:hAnsi="Times New Roman" w:cs="Times New Roman"/>
          <w:lang w:val="ru-RU"/>
        </w:rPr>
        <w:t>изменить</w:t>
      </w:r>
      <w:r w:rsidRPr="0004353C">
        <w:rPr>
          <w:rFonts w:ascii="Times New Roman" w:hAnsi="Times New Roman" w:cs="Times New Roman"/>
          <w:spacing w:val="-20"/>
          <w:lang w:val="ru-RU"/>
        </w:rPr>
        <w:t xml:space="preserve"> </w:t>
      </w:r>
      <w:r w:rsidRPr="0004353C">
        <w:rPr>
          <w:rFonts w:ascii="Times New Roman" w:hAnsi="Times New Roman" w:cs="Times New Roman"/>
          <w:lang w:val="ru-RU"/>
        </w:rPr>
        <w:t>ре­</w:t>
      </w:r>
      <w:r w:rsidRPr="0004353C">
        <w:rPr>
          <w:rFonts w:ascii="Times New Roman" w:hAnsi="Times New Roman" w:cs="Times New Roman"/>
          <w:spacing w:val="-57"/>
          <w:lang w:val="ru-RU"/>
        </w:rPr>
        <w:t xml:space="preserve"> </w:t>
      </w:r>
      <w:r w:rsidRPr="0004353C">
        <w:rPr>
          <w:rFonts w:ascii="Times New Roman" w:hAnsi="Times New Roman" w:cs="Times New Roman"/>
          <w:lang w:val="ru-RU"/>
        </w:rPr>
        <w:t>зультаты</w:t>
      </w:r>
      <w:r w:rsidRPr="0004353C">
        <w:rPr>
          <w:rFonts w:ascii="Times New Roman" w:hAnsi="Times New Roman" w:cs="Times New Roman"/>
          <w:spacing w:val="-19"/>
          <w:lang w:val="ru-RU"/>
        </w:rPr>
        <w:t xml:space="preserve"> </w:t>
      </w:r>
      <w:r w:rsidRPr="0004353C">
        <w:rPr>
          <w:rFonts w:ascii="Times New Roman" w:hAnsi="Times New Roman" w:cs="Times New Roman"/>
          <w:lang w:val="ru-RU"/>
        </w:rPr>
        <w:t>профилирования.</w:t>
      </w:r>
    </w:p>
    <w:p w14:paraId="10F984CD" w14:textId="77777777" w:rsidR="00985BB7" w:rsidRPr="00DB3832" w:rsidRDefault="00985BB7" w:rsidP="00DB3832">
      <w:pPr>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num="3" w:space="720" w:equalWidth="0">
            <w:col w:w="1224" w:space="40"/>
            <w:col w:w="375" w:space="39"/>
            <w:col w:w="7552"/>
          </w:cols>
        </w:sectPr>
      </w:pPr>
    </w:p>
    <w:p w14:paraId="74C80155" w14:textId="77777777" w:rsidR="00985BB7" w:rsidRPr="00DB3832" w:rsidRDefault="00985BB7" w:rsidP="00DB3832">
      <w:pPr>
        <w:pStyle w:val="Heading7"/>
        <w:spacing w:line="431" w:lineRule="exact"/>
        <w:jc w:val="both"/>
        <w:rPr>
          <w:rFonts w:ascii="Times New Roman" w:hAnsi="Times New Roman" w:cs="Times New Roman"/>
          <w:sz w:val="26"/>
          <w:szCs w:val="26"/>
          <w:lang w:val="ru-RU"/>
        </w:rPr>
      </w:pPr>
      <w:bookmarkStart w:id="27" w:name="_TOC_250144"/>
      <w:r w:rsidRPr="00DB3832">
        <w:rPr>
          <w:rFonts w:ascii="Times New Roman" w:hAnsi="Times New Roman" w:cs="Times New Roman"/>
          <w:w w:val="90"/>
          <w:sz w:val="26"/>
          <w:szCs w:val="26"/>
          <w:lang w:val="ru-RU"/>
        </w:rPr>
        <w:lastRenderedPageBreak/>
        <w:t>НТМ</w:t>
      </w:r>
      <w:r w:rsidRPr="00DB3832">
        <w:rPr>
          <w:rFonts w:ascii="Times New Roman" w:hAnsi="Times New Roman" w:cs="Times New Roman"/>
          <w:w w:val="90"/>
          <w:sz w:val="26"/>
          <w:szCs w:val="26"/>
        </w:rPr>
        <w:t>L</w:t>
      </w:r>
      <w:r w:rsidRPr="00DB3832">
        <w:rPr>
          <w:rFonts w:ascii="Times New Roman" w:hAnsi="Times New Roman" w:cs="Times New Roman"/>
          <w:w w:val="90"/>
          <w:sz w:val="26"/>
          <w:szCs w:val="26"/>
          <w:lang w:val="ru-RU"/>
        </w:rPr>
        <w:t>-блокнот</w:t>
      </w:r>
      <w:r w:rsidRPr="00DB3832">
        <w:rPr>
          <w:rFonts w:ascii="Times New Roman" w:hAnsi="Times New Roman" w:cs="Times New Roman"/>
          <w:spacing w:val="11"/>
          <w:w w:val="90"/>
          <w:sz w:val="26"/>
          <w:szCs w:val="26"/>
          <w:lang w:val="ru-RU"/>
        </w:rPr>
        <w:t xml:space="preserve"> </w:t>
      </w:r>
      <w:r w:rsidRPr="00DB3832">
        <w:rPr>
          <w:rFonts w:ascii="Times New Roman" w:hAnsi="Times New Roman" w:cs="Times New Roman"/>
          <w:w w:val="90"/>
          <w:sz w:val="26"/>
          <w:szCs w:val="26"/>
          <w:lang w:val="ru-RU"/>
        </w:rPr>
        <w:t>в</w:t>
      </w:r>
      <w:r w:rsidRPr="00DB3832">
        <w:rPr>
          <w:rFonts w:ascii="Times New Roman" w:hAnsi="Times New Roman" w:cs="Times New Roman"/>
          <w:spacing w:val="50"/>
          <w:w w:val="90"/>
          <w:sz w:val="26"/>
          <w:szCs w:val="26"/>
          <w:lang w:val="ru-RU"/>
        </w:rPr>
        <w:t xml:space="preserve"> </w:t>
      </w:r>
      <w:bookmarkEnd w:id="27"/>
      <w:r w:rsidRPr="00DB3832">
        <w:rPr>
          <w:rFonts w:ascii="Times New Roman" w:hAnsi="Times New Roman" w:cs="Times New Roman"/>
          <w:w w:val="90"/>
          <w:sz w:val="26"/>
          <w:szCs w:val="26"/>
        </w:rPr>
        <w:t>IPython</w:t>
      </w:r>
    </w:p>
    <w:p w14:paraId="37E802A1" w14:textId="611963C1" w:rsidR="00985BB7" w:rsidRPr="00DB3832" w:rsidRDefault="00985BB7" w:rsidP="00DB3832">
      <w:pPr>
        <w:pStyle w:val="BodyText"/>
        <w:spacing w:before="111" w:line="237" w:lineRule="auto"/>
        <w:ind w:left="115" w:right="176" w:firstLine="23"/>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 xml:space="preserve">В 2011 году команда разработчиков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 возглавляемая Брайаном Грейндже­</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ром, приступила к разработке основанного на веб-техноло</w:t>
      </w:r>
      <w:r w:rsidRPr="00DB3832">
        <w:rPr>
          <w:rFonts w:ascii="Times New Roman" w:hAnsi="Times New Roman" w:cs="Times New Roman"/>
          <w:w w:val="95"/>
          <w:sz w:val="26"/>
          <w:szCs w:val="26"/>
        </w:rPr>
        <w:t>r</w:t>
      </w:r>
      <w:r w:rsidRPr="00DB3832">
        <w:rPr>
          <w:rFonts w:ascii="Times New Roman" w:hAnsi="Times New Roman" w:cs="Times New Roman"/>
          <w:w w:val="95"/>
          <w:sz w:val="26"/>
          <w:szCs w:val="26"/>
          <w:lang w:val="ru-RU"/>
        </w:rPr>
        <w:t>иях формата интерак­</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тивного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вычислительного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документа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под</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названием</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блокнот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I</w:t>
      </w:r>
      <w:r w:rsidR="000C5BC1" w:rsidRPr="00DB3832">
        <w:rPr>
          <w:rFonts w:ascii="Times New Roman" w:hAnsi="Times New Roman" w:cs="Times New Roman"/>
          <w:w w:val="95"/>
          <w:sz w:val="26"/>
          <w:szCs w:val="26"/>
        </w:rPr>
        <w:t>Python</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rPr>
        <w:t>IPython</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Notebook</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Со временем он</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превратился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чудесный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инструмент</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для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интерак­</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тивных вычислений и идеальное средство для воспроизводимых исследований 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преподавания. Я пользовался им при написании большинства примеров для этой</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книги,</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призываю</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вас</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не</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пренебрегать</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им.</w:t>
      </w:r>
    </w:p>
    <w:p w14:paraId="5AB9B1EE" w14:textId="3999304D" w:rsidR="00985BB7" w:rsidRPr="00DB3832" w:rsidRDefault="00985BB7" w:rsidP="00DB3832">
      <w:pPr>
        <w:pStyle w:val="BodyText"/>
        <w:spacing w:line="237" w:lineRule="auto"/>
        <w:ind w:left="121" w:right="168" w:firstLine="280"/>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Формат</w:t>
      </w:r>
      <w:r w:rsidRPr="00DB3832">
        <w:rPr>
          <w:rFonts w:ascii="Times New Roman" w:hAnsi="Times New Roman" w:cs="Times New Roman"/>
          <w:spacing w:val="1"/>
          <w:w w:val="95"/>
          <w:sz w:val="26"/>
          <w:szCs w:val="26"/>
          <w:lang w:val="ru-RU"/>
        </w:rPr>
        <w:t xml:space="preserve"> </w:t>
      </w:r>
      <w:r w:rsidR="00F10285" w:rsidRPr="00DB3832">
        <w:rPr>
          <w:rFonts w:ascii="Times New Roman" w:hAnsi="Times New Roman" w:cs="Times New Roman"/>
          <w:w w:val="95"/>
          <w:sz w:val="26"/>
          <w:szCs w:val="26"/>
        </w:rPr>
        <w:t>i</w:t>
      </w:r>
      <w:r w:rsidR="00F10285" w:rsidRPr="00DB3832">
        <w:rPr>
          <w:rFonts w:ascii="Times New Roman" w:hAnsi="Times New Roman" w:cs="Times New Roman"/>
          <w:w w:val="95"/>
          <w:sz w:val="26"/>
          <w:szCs w:val="26"/>
          <w:lang w:val="ru-RU"/>
        </w:rPr>
        <w:t>р</w:t>
      </w:r>
      <w:r w:rsidR="00F10285" w:rsidRPr="00DB3832">
        <w:rPr>
          <w:rFonts w:ascii="Times New Roman" w:hAnsi="Times New Roman" w:cs="Times New Roman"/>
          <w:w w:val="95"/>
          <w:sz w:val="26"/>
          <w:szCs w:val="26"/>
        </w:rPr>
        <w:t>unb</w:t>
      </w:r>
      <w:r w:rsidRPr="00DB3832">
        <w:rPr>
          <w:rFonts w:ascii="Times New Roman" w:hAnsi="Times New Roman" w:cs="Times New Roman"/>
          <w:w w:val="95"/>
          <w:sz w:val="26"/>
          <w:szCs w:val="26"/>
          <w:lang w:val="ru-RU"/>
        </w:rPr>
        <w:t xml:space="preserve">-документа основан </w:t>
      </w:r>
      <w:r w:rsidR="00F10285" w:rsidRPr="00DB3832">
        <w:rPr>
          <w:rFonts w:ascii="Times New Roman" w:hAnsi="Times New Roman" w:cs="Times New Roman"/>
          <w:w w:val="95"/>
          <w:sz w:val="26"/>
          <w:szCs w:val="26"/>
          <w:lang w:val="ru-RU"/>
        </w:rPr>
        <w:t>н</w:t>
      </w:r>
      <w:r w:rsidRPr="00DB3832">
        <w:rPr>
          <w:rFonts w:ascii="Times New Roman" w:hAnsi="Times New Roman" w:cs="Times New Roman"/>
          <w:w w:val="95"/>
          <w:sz w:val="26"/>
          <w:szCs w:val="26"/>
        </w:rPr>
        <w:t>a</w:t>
      </w:r>
      <w:r w:rsidR="00F10285" w:rsidRPr="00DB3832">
        <w:rPr>
          <w:rFonts w:ascii="Times New Roman" w:hAnsi="Times New Roman" w:cs="Times New Roman"/>
          <w:w w:val="95"/>
          <w:sz w:val="26"/>
          <w:szCs w:val="26"/>
          <w:lang w:val="ru-RU"/>
        </w:rPr>
        <w:t xml:space="preserve"> </w:t>
      </w:r>
      <w:r w:rsidRPr="00DB3832">
        <w:rPr>
          <w:rFonts w:ascii="Times New Roman" w:hAnsi="Times New Roman" w:cs="Times New Roman"/>
          <w:w w:val="95"/>
          <w:sz w:val="26"/>
          <w:szCs w:val="26"/>
        </w:rPr>
        <w:t>JSON</w:t>
      </w:r>
      <w:r w:rsidRPr="00DB3832">
        <w:rPr>
          <w:rFonts w:ascii="Times New Roman" w:hAnsi="Times New Roman" w:cs="Times New Roman"/>
          <w:w w:val="95"/>
          <w:sz w:val="26"/>
          <w:szCs w:val="26"/>
          <w:lang w:val="ru-RU"/>
        </w:rPr>
        <w:t xml:space="preserve"> и позволяет легко обмениваться ко­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дом, результатами и рисунками.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На недавних конференциях по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Python</w:t>
      </w:r>
      <w:r w:rsidRPr="00DB3832">
        <w:rPr>
          <w:rFonts w:ascii="Times New Roman" w:hAnsi="Times New Roman" w:cs="Times New Roman"/>
          <w:w w:val="95"/>
          <w:sz w:val="26"/>
          <w:szCs w:val="26"/>
          <w:lang w:val="ru-RU"/>
        </w:rPr>
        <w:t xml:space="preserve"> получил</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 xml:space="preserve">широкое распространение такой подход к демонстрациям: создать </w:t>
      </w:r>
      <w:r w:rsidR="007778D8" w:rsidRPr="00DB3832">
        <w:rPr>
          <w:rFonts w:ascii="Times New Roman" w:hAnsi="Times New Roman" w:cs="Times New Roman"/>
          <w:w w:val="95"/>
          <w:sz w:val="26"/>
          <w:szCs w:val="26"/>
        </w:rPr>
        <w:t>i</w:t>
      </w:r>
      <w:r w:rsidR="007778D8" w:rsidRPr="00DB3832">
        <w:rPr>
          <w:rFonts w:ascii="Times New Roman" w:hAnsi="Times New Roman" w:cs="Times New Roman"/>
          <w:w w:val="95"/>
          <w:sz w:val="26"/>
          <w:szCs w:val="26"/>
          <w:lang w:val="ru-RU"/>
        </w:rPr>
        <w:t>р</w:t>
      </w:r>
      <w:r w:rsidR="007778D8" w:rsidRPr="00DB3832">
        <w:rPr>
          <w:rFonts w:ascii="Times New Roman" w:hAnsi="Times New Roman" w:cs="Times New Roman"/>
          <w:w w:val="95"/>
          <w:sz w:val="26"/>
          <w:szCs w:val="26"/>
        </w:rPr>
        <w:t>unb</w:t>
      </w:r>
      <w:r w:rsidR="007778D8" w:rsidRPr="00DB3832">
        <w:rPr>
          <w:rFonts w:ascii="Times New Roman" w:hAnsi="Times New Roman" w:cs="Times New Roman"/>
          <w:w w:val="95"/>
          <w:sz w:val="26"/>
          <w:szCs w:val="26"/>
          <w:lang w:val="ru-RU"/>
        </w:rPr>
        <w:t xml:space="preserve"> </w:t>
      </w:r>
      <w:r w:rsidRPr="00DB3832">
        <w:rPr>
          <w:rFonts w:ascii="Times New Roman" w:hAnsi="Times New Roman" w:cs="Times New Roman"/>
          <w:w w:val="95"/>
          <w:sz w:val="26"/>
          <w:szCs w:val="26"/>
          <w:lang w:val="ru-RU"/>
        </w:rPr>
        <w:t>-файлы в</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sz w:val="26"/>
          <w:szCs w:val="26"/>
          <w:lang w:val="ru-RU"/>
        </w:rPr>
        <w:t>блокноте</w:t>
      </w:r>
      <w:r w:rsidRPr="00DB3832">
        <w:rPr>
          <w:rFonts w:ascii="Times New Roman" w:hAnsi="Times New Roman" w:cs="Times New Roman"/>
          <w:spacing w:val="-13"/>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sz w:val="26"/>
          <w:szCs w:val="26"/>
          <w:lang w:val="ru-RU"/>
        </w:rPr>
        <w:t>разослать</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их</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всем</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желающим</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для</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экснериментов.</w:t>
      </w:r>
    </w:p>
    <w:p w14:paraId="20EBD054" w14:textId="77777777" w:rsidR="00985BB7" w:rsidRPr="00DB3832" w:rsidRDefault="00985BB7" w:rsidP="00DB3832">
      <w:pPr>
        <w:pStyle w:val="BodyText"/>
        <w:spacing w:line="232" w:lineRule="auto"/>
        <w:ind w:left="124" w:right="168" w:firstLine="282"/>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Блокнот</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реализован</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виде</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облегченного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серверного</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процесса,</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запускаемого</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из</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sz w:val="26"/>
          <w:szCs w:val="26"/>
          <w:lang w:val="ru-RU"/>
        </w:rPr>
        <w:t>командной</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строки,</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например:</w:t>
      </w:r>
    </w:p>
    <w:p w14:paraId="140539C4" w14:textId="27F30CAF" w:rsidR="00985BB7" w:rsidRPr="00DB3832" w:rsidRDefault="00B65A72" w:rsidP="00DB3832">
      <w:pPr>
        <w:pStyle w:val="BodyText"/>
        <w:spacing w:before="210" w:line="237" w:lineRule="auto"/>
        <w:ind w:left="128" w:right="163" w:firstLine="284"/>
        <w:jc w:val="both"/>
        <w:rPr>
          <w:rFonts w:ascii="Times New Roman" w:hAnsi="Times New Roman" w:cs="Times New Roman"/>
          <w:sz w:val="26"/>
          <w:szCs w:val="26"/>
          <w:lang w:val="ru-RU"/>
        </w:rPr>
      </w:pPr>
      <w:r>
        <w:rPr>
          <w:noProof/>
        </w:rPr>
        <w:drawing>
          <wp:inline distT="0" distB="0" distL="0" distR="0" wp14:anchorId="62C3E7EB" wp14:editId="10A513BE">
            <wp:extent cx="5861050" cy="90170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61050" cy="901700"/>
                    </a:xfrm>
                    <a:prstGeom prst="rect">
                      <a:avLst/>
                    </a:prstGeom>
                  </pic:spPr>
                </pic:pic>
              </a:graphicData>
            </a:graphic>
          </wp:inline>
        </w:drawing>
      </w:r>
      <w:r w:rsidRPr="00DB3832">
        <w:rPr>
          <w:rFonts w:ascii="Times New Roman" w:hAnsi="Times New Roman" w:cs="Times New Roman"/>
          <w:w w:val="95"/>
          <w:sz w:val="26"/>
          <w:szCs w:val="26"/>
          <w:lang w:val="ru-RU"/>
        </w:rPr>
        <w:t xml:space="preserve"> </w:t>
      </w:r>
      <w:r w:rsidR="00985BB7" w:rsidRPr="00DB3832">
        <w:rPr>
          <w:rFonts w:ascii="Times New Roman" w:hAnsi="Times New Roman" w:cs="Times New Roman"/>
          <w:w w:val="95"/>
          <w:sz w:val="26"/>
          <w:szCs w:val="26"/>
          <w:lang w:val="ru-RU"/>
        </w:rPr>
        <w:t>На большинстве платформ автоматически откроется браузер,</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подразумевае­</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0"/>
          <w:sz w:val="26"/>
          <w:szCs w:val="26"/>
          <w:lang w:val="ru-RU"/>
        </w:rPr>
        <w:t>мый</w:t>
      </w:r>
      <w:r w:rsidR="00985BB7" w:rsidRPr="00DB3832">
        <w:rPr>
          <w:rFonts w:ascii="Times New Roman" w:hAnsi="Times New Roman" w:cs="Times New Roman"/>
          <w:spacing w:val="1"/>
          <w:w w:val="90"/>
          <w:sz w:val="26"/>
          <w:szCs w:val="26"/>
          <w:lang w:val="ru-RU"/>
        </w:rPr>
        <w:t xml:space="preserve"> </w:t>
      </w:r>
      <w:r w:rsidR="00985BB7" w:rsidRPr="00DB3832">
        <w:rPr>
          <w:rFonts w:ascii="Times New Roman" w:hAnsi="Times New Roman" w:cs="Times New Roman"/>
          <w:w w:val="90"/>
          <w:sz w:val="26"/>
          <w:szCs w:val="26"/>
          <w:lang w:val="ru-RU"/>
        </w:rPr>
        <w:t>по умолчанию, и в нем появится информационная панель блокнота (рис.</w:t>
      </w:r>
      <w:r w:rsidR="00985BB7" w:rsidRPr="00DB3832">
        <w:rPr>
          <w:rFonts w:ascii="Times New Roman" w:hAnsi="Times New Roman" w:cs="Times New Roman"/>
          <w:spacing w:val="1"/>
          <w:w w:val="90"/>
          <w:sz w:val="26"/>
          <w:szCs w:val="26"/>
          <w:lang w:val="ru-RU"/>
        </w:rPr>
        <w:t xml:space="preserve"> </w:t>
      </w:r>
      <w:r w:rsidR="00985BB7" w:rsidRPr="00DB3832">
        <w:rPr>
          <w:rFonts w:ascii="Times New Roman" w:hAnsi="Times New Roman" w:cs="Times New Roman"/>
          <w:w w:val="90"/>
          <w:sz w:val="26"/>
          <w:szCs w:val="26"/>
          <w:lang w:val="ru-RU"/>
        </w:rPr>
        <w:t>3.4).</w:t>
      </w:r>
      <w:r w:rsidR="00985BB7" w:rsidRPr="00DB3832">
        <w:rPr>
          <w:rFonts w:ascii="Times New Roman" w:hAnsi="Times New Roman" w:cs="Times New Roman"/>
          <w:spacing w:val="1"/>
          <w:w w:val="90"/>
          <w:sz w:val="26"/>
          <w:szCs w:val="26"/>
          <w:lang w:val="ru-RU"/>
        </w:rPr>
        <w:t xml:space="preserve"> </w:t>
      </w:r>
      <w:r w:rsidR="00985BB7" w:rsidRPr="00DB3832">
        <w:rPr>
          <w:rFonts w:ascii="Times New Roman" w:hAnsi="Times New Roman" w:cs="Times New Roman"/>
          <w:w w:val="95"/>
          <w:sz w:val="26"/>
          <w:szCs w:val="26"/>
          <w:lang w:val="ru-RU"/>
        </w:rPr>
        <w:t>Иногда</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приходится</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переходить</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на</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нужный</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rPr>
        <w:t>URL</w:t>
      </w:r>
      <w:r w:rsidR="00985BB7" w:rsidRPr="00DB3832">
        <w:rPr>
          <w:rFonts w:ascii="Times New Roman" w:hAnsi="Times New Roman" w:cs="Times New Roman"/>
          <w:w w:val="95"/>
          <w:sz w:val="26"/>
          <w:szCs w:val="26"/>
          <w:lang w:val="ru-RU"/>
        </w:rPr>
        <w:t>-</w:t>
      </w:r>
      <w:r w:rsidR="00985BB7" w:rsidRPr="00DB3832">
        <w:rPr>
          <w:rFonts w:ascii="Times New Roman" w:hAnsi="Times New Roman" w:cs="Times New Roman"/>
          <w:w w:val="95"/>
          <w:sz w:val="26"/>
          <w:szCs w:val="26"/>
        </w:rPr>
        <w:t>a</w:t>
      </w:r>
      <w:r w:rsidR="00985BB7" w:rsidRPr="00DB3832">
        <w:rPr>
          <w:rFonts w:ascii="Times New Roman" w:hAnsi="Times New Roman" w:cs="Times New Roman"/>
          <w:w w:val="95"/>
          <w:sz w:val="26"/>
          <w:szCs w:val="26"/>
          <w:lang w:val="ru-RU"/>
        </w:rPr>
        <w:t>д</w:t>
      </w:r>
      <w:r w:rsidR="00985BB7" w:rsidRPr="00DB3832">
        <w:rPr>
          <w:rFonts w:ascii="Times New Roman" w:hAnsi="Times New Roman" w:cs="Times New Roman"/>
          <w:w w:val="95"/>
          <w:sz w:val="26"/>
          <w:szCs w:val="26"/>
        </w:rPr>
        <w:t>pec</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самостоятельно.</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После</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этого</w:t>
      </w:r>
      <w:r w:rsidR="00985BB7" w:rsidRPr="00DB3832">
        <w:rPr>
          <w:rFonts w:ascii="Times New Roman" w:hAnsi="Times New Roman" w:cs="Times New Roman"/>
          <w:spacing w:val="-4"/>
          <w:w w:val="95"/>
          <w:sz w:val="26"/>
          <w:szCs w:val="26"/>
          <w:lang w:val="ru-RU"/>
        </w:rPr>
        <w:t xml:space="preserve"> </w:t>
      </w:r>
      <w:r w:rsidR="00985BB7" w:rsidRPr="00DB3832">
        <w:rPr>
          <w:rFonts w:ascii="Times New Roman" w:hAnsi="Times New Roman" w:cs="Times New Roman"/>
          <w:w w:val="95"/>
          <w:sz w:val="26"/>
          <w:szCs w:val="26"/>
          <w:lang w:val="ru-RU"/>
        </w:rPr>
        <w:t>можно</w:t>
      </w:r>
      <w:r w:rsidR="00985BB7" w:rsidRPr="00DB3832">
        <w:rPr>
          <w:rFonts w:ascii="Times New Roman" w:hAnsi="Times New Roman" w:cs="Times New Roman"/>
          <w:spacing w:val="-3"/>
          <w:w w:val="95"/>
          <w:sz w:val="26"/>
          <w:szCs w:val="26"/>
          <w:lang w:val="ru-RU"/>
        </w:rPr>
        <w:t xml:space="preserve"> </w:t>
      </w:r>
      <w:r w:rsidR="00985BB7" w:rsidRPr="00DB3832">
        <w:rPr>
          <w:rFonts w:ascii="Times New Roman" w:hAnsi="Times New Roman" w:cs="Times New Roman"/>
          <w:w w:val="95"/>
          <w:sz w:val="26"/>
          <w:szCs w:val="26"/>
          <w:lang w:val="ru-RU"/>
        </w:rPr>
        <w:t>создать</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новый</w:t>
      </w:r>
      <w:r w:rsidR="00985BB7" w:rsidRPr="00DB3832">
        <w:rPr>
          <w:rFonts w:ascii="Times New Roman" w:hAnsi="Times New Roman" w:cs="Times New Roman"/>
          <w:spacing w:val="-2"/>
          <w:w w:val="95"/>
          <w:sz w:val="26"/>
          <w:szCs w:val="26"/>
          <w:lang w:val="ru-RU"/>
        </w:rPr>
        <w:t xml:space="preserve"> </w:t>
      </w:r>
      <w:r w:rsidR="00985BB7" w:rsidRPr="00DB3832">
        <w:rPr>
          <w:rFonts w:ascii="Times New Roman" w:hAnsi="Times New Roman" w:cs="Times New Roman"/>
          <w:w w:val="95"/>
          <w:sz w:val="26"/>
          <w:szCs w:val="26"/>
          <w:lang w:val="ru-RU"/>
        </w:rPr>
        <w:t>блокнот</w:t>
      </w:r>
      <w:r w:rsidR="00985BB7" w:rsidRPr="00DB3832">
        <w:rPr>
          <w:rFonts w:ascii="Times New Roman" w:hAnsi="Times New Roman" w:cs="Times New Roman"/>
          <w:spacing w:val="2"/>
          <w:w w:val="95"/>
          <w:sz w:val="26"/>
          <w:szCs w:val="26"/>
          <w:lang w:val="ru-RU"/>
        </w:rPr>
        <w:t xml:space="preserve"> </w:t>
      </w:r>
      <w:r w:rsidR="00985BB7" w:rsidRPr="00DB3832">
        <w:rPr>
          <w:rFonts w:ascii="Times New Roman" w:hAnsi="Times New Roman" w:cs="Times New Roman"/>
          <w:w w:val="95"/>
          <w:sz w:val="26"/>
          <w:szCs w:val="26"/>
          <w:lang w:val="ru-RU"/>
        </w:rPr>
        <w:t>и</w:t>
      </w:r>
      <w:r w:rsidR="00985BB7" w:rsidRPr="00DB3832">
        <w:rPr>
          <w:rFonts w:ascii="Times New Roman" w:hAnsi="Times New Roman" w:cs="Times New Roman"/>
          <w:spacing w:val="10"/>
          <w:w w:val="95"/>
          <w:sz w:val="26"/>
          <w:szCs w:val="26"/>
          <w:lang w:val="ru-RU"/>
        </w:rPr>
        <w:t xml:space="preserve"> </w:t>
      </w:r>
      <w:r w:rsidR="00985BB7" w:rsidRPr="00DB3832">
        <w:rPr>
          <w:rFonts w:ascii="Times New Roman" w:hAnsi="Times New Roman" w:cs="Times New Roman"/>
          <w:w w:val="95"/>
          <w:sz w:val="26"/>
          <w:szCs w:val="26"/>
          <w:lang w:val="ru-RU"/>
        </w:rPr>
        <w:t>приступить</w:t>
      </w:r>
      <w:r w:rsidR="00985BB7" w:rsidRPr="00DB3832">
        <w:rPr>
          <w:rFonts w:ascii="Times New Roman" w:hAnsi="Times New Roman" w:cs="Times New Roman"/>
          <w:spacing w:val="6"/>
          <w:w w:val="95"/>
          <w:sz w:val="26"/>
          <w:szCs w:val="26"/>
          <w:lang w:val="ru-RU"/>
        </w:rPr>
        <w:t xml:space="preserve"> </w:t>
      </w:r>
      <w:r w:rsidR="00985BB7" w:rsidRPr="00DB3832">
        <w:rPr>
          <w:rFonts w:ascii="Times New Roman" w:hAnsi="Times New Roman" w:cs="Times New Roman"/>
          <w:w w:val="95"/>
          <w:sz w:val="26"/>
          <w:szCs w:val="26"/>
          <w:lang w:val="ru-RU"/>
        </w:rPr>
        <w:t>к</w:t>
      </w:r>
      <w:r w:rsidR="00985BB7" w:rsidRPr="00DB3832">
        <w:rPr>
          <w:rFonts w:ascii="Times New Roman" w:hAnsi="Times New Roman" w:cs="Times New Roman"/>
          <w:spacing w:val="1"/>
          <w:w w:val="95"/>
          <w:sz w:val="26"/>
          <w:szCs w:val="26"/>
          <w:lang w:val="ru-RU"/>
        </w:rPr>
        <w:t xml:space="preserve"> </w:t>
      </w:r>
      <w:r w:rsidR="00985BB7" w:rsidRPr="00DB3832">
        <w:rPr>
          <w:rFonts w:ascii="Times New Roman" w:hAnsi="Times New Roman" w:cs="Times New Roman"/>
          <w:w w:val="95"/>
          <w:sz w:val="26"/>
          <w:szCs w:val="26"/>
          <w:lang w:val="ru-RU"/>
        </w:rPr>
        <w:t>исследованиям.</w:t>
      </w:r>
    </w:p>
    <w:p w14:paraId="2785DF82" w14:textId="62687449" w:rsidR="00985BB7" w:rsidRPr="00DB3832" w:rsidRDefault="00985BB7" w:rsidP="00DB3832">
      <w:pPr>
        <w:pStyle w:val="BodyText"/>
        <w:spacing w:line="232" w:lineRule="auto"/>
        <w:ind w:left="129" w:right="160" w:firstLine="280"/>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Поскольку блокнот работает внутри браузера, серверный процесс можно запу­</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0"/>
          <w:sz w:val="26"/>
          <w:szCs w:val="26"/>
          <w:lang w:val="ru-RU"/>
        </w:rPr>
        <w:t>стить где угодно.</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Можно даже организовать</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безопасное соединение с блокнотами,</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 xml:space="preserve">работающими в облаке, например </w:t>
      </w:r>
      <w:r w:rsidRPr="00DB3832">
        <w:rPr>
          <w:rFonts w:ascii="Times New Roman" w:hAnsi="Times New Roman" w:cs="Times New Roman"/>
          <w:w w:val="95"/>
          <w:sz w:val="26"/>
          <w:szCs w:val="26"/>
        </w:rPr>
        <w:t>Amazon</w:t>
      </w:r>
      <w:r w:rsidRPr="00DB3832">
        <w:rPr>
          <w:rFonts w:ascii="Times New Roman" w:hAnsi="Times New Roman" w:cs="Times New Roman"/>
          <w:w w:val="95"/>
          <w:sz w:val="26"/>
          <w:szCs w:val="26"/>
          <w:lang w:val="ru-RU"/>
        </w:rPr>
        <w:t xml:space="preserve"> ЕС2. На момент написания этой книги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6"/>
          <w:position w:val="1"/>
          <w:sz w:val="26"/>
          <w:szCs w:val="26"/>
          <w:lang w:val="ru-RU"/>
        </w:rPr>
        <w:t>уже</w:t>
      </w:r>
      <w:r w:rsidRPr="00DB3832">
        <w:rPr>
          <w:rFonts w:ascii="Times New Roman" w:hAnsi="Times New Roman" w:cs="Times New Roman"/>
          <w:position w:val="1"/>
          <w:sz w:val="26"/>
          <w:szCs w:val="26"/>
          <w:lang w:val="ru-RU"/>
        </w:rPr>
        <w:t xml:space="preserve"> </w:t>
      </w:r>
      <w:r w:rsidRPr="00DB3832">
        <w:rPr>
          <w:rFonts w:ascii="Times New Roman" w:hAnsi="Times New Roman" w:cs="Times New Roman"/>
          <w:spacing w:val="-5"/>
          <w:w w:val="101"/>
          <w:position w:val="1"/>
          <w:sz w:val="26"/>
          <w:szCs w:val="26"/>
          <w:lang w:val="ru-RU"/>
        </w:rPr>
        <w:t>с</w:t>
      </w:r>
      <w:r w:rsidRPr="00DB3832">
        <w:rPr>
          <w:rFonts w:ascii="Times New Roman" w:hAnsi="Times New Roman" w:cs="Times New Roman"/>
          <w:spacing w:val="-1"/>
          <w:w w:val="101"/>
          <w:position w:val="1"/>
          <w:sz w:val="26"/>
          <w:szCs w:val="26"/>
          <w:lang w:val="ru-RU"/>
        </w:rPr>
        <w:t>у</w:t>
      </w:r>
      <w:r w:rsidRPr="00DB3832">
        <w:rPr>
          <w:rFonts w:ascii="Times New Roman" w:hAnsi="Times New Roman" w:cs="Times New Roman"/>
          <w:spacing w:val="-1"/>
          <w:w w:val="95"/>
          <w:sz w:val="26"/>
          <w:szCs w:val="26"/>
          <w:lang w:val="ru-RU"/>
        </w:rPr>
        <w:t>щ</w:t>
      </w:r>
      <w:r w:rsidRPr="00DB3832">
        <w:rPr>
          <w:rFonts w:ascii="Times New Roman" w:hAnsi="Times New Roman" w:cs="Times New Roman"/>
          <w:spacing w:val="-2"/>
          <w:w w:val="93"/>
          <w:sz w:val="26"/>
          <w:szCs w:val="26"/>
          <w:lang w:val="ru-RU"/>
        </w:rPr>
        <w:t>еств</w:t>
      </w:r>
      <w:r w:rsidRPr="00DB3832">
        <w:rPr>
          <w:rFonts w:ascii="Times New Roman" w:hAnsi="Times New Roman" w:cs="Times New Roman"/>
          <w:spacing w:val="-1"/>
          <w:w w:val="93"/>
          <w:sz w:val="26"/>
          <w:szCs w:val="26"/>
          <w:lang w:val="ru-RU"/>
        </w:rPr>
        <w:t>о</w:t>
      </w:r>
      <w:r w:rsidRPr="00DB3832">
        <w:rPr>
          <w:rFonts w:ascii="Times New Roman" w:hAnsi="Times New Roman" w:cs="Times New Roman"/>
          <w:w w:val="93"/>
          <w:sz w:val="26"/>
          <w:szCs w:val="26"/>
          <w:lang w:val="ru-RU"/>
        </w:rPr>
        <w:t>вал</w:t>
      </w:r>
      <w:r w:rsidRPr="00DB3832">
        <w:rPr>
          <w:rFonts w:ascii="Times New Roman" w:hAnsi="Times New Roman" w:cs="Times New Roman"/>
          <w:spacing w:val="-4"/>
          <w:sz w:val="26"/>
          <w:szCs w:val="26"/>
          <w:lang w:val="ru-RU"/>
        </w:rPr>
        <w:t xml:space="preserve"> </w:t>
      </w:r>
      <w:r w:rsidRPr="00DB3832">
        <w:rPr>
          <w:rFonts w:ascii="Times New Roman" w:hAnsi="Times New Roman" w:cs="Times New Roman"/>
          <w:w w:val="94"/>
          <w:sz w:val="26"/>
          <w:szCs w:val="26"/>
          <w:lang w:val="ru-RU"/>
        </w:rPr>
        <w:t>новый</w:t>
      </w:r>
      <w:r w:rsidRPr="00DB3832">
        <w:rPr>
          <w:rFonts w:ascii="Times New Roman" w:hAnsi="Times New Roman" w:cs="Times New Roman"/>
          <w:sz w:val="26"/>
          <w:szCs w:val="26"/>
          <w:lang w:val="ru-RU"/>
        </w:rPr>
        <w:t xml:space="preserve"> </w:t>
      </w:r>
      <w:r w:rsidRPr="00DB3832">
        <w:rPr>
          <w:rFonts w:ascii="Times New Roman" w:hAnsi="Times New Roman" w:cs="Times New Roman"/>
          <w:w w:val="93"/>
          <w:sz w:val="26"/>
          <w:szCs w:val="26"/>
          <w:lang w:val="ru-RU"/>
        </w:rPr>
        <w:t>проект</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rPr>
        <w:t>NotebookCloud</w:t>
      </w:r>
      <w:r w:rsidRPr="00DB3832">
        <w:rPr>
          <w:rFonts w:ascii="Times New Roman" w:hAnsi="Times New Roman" w:cs="Times New Roman"/>
          <w:spacing w:val="17"/>
          <w:sz w:val="26"/>
          <w:szCs w:val="26"/>
          <w:lang w:val="ru-RU"/>
        </w:rPr>
        <w:t xml:space="preserve"> </w:t>
      </w:r>
      <w:r w:rsidRPr="00DB3832">
        <w:rPr>
          <w:rFonts w:ascii="Times New Roman" w:hAnsi="Times New Roman" w:cs="Times New Roman"/>
          <w:spacing w:val="1"/>
          <w:w w:val="99"/>
          <w:sz w:val="26"/>
          <w:szCs w:val="26"/>
          <w:lang w:val="ru-RU"/>
        </w:rPr>
        <w:t>(</w:t>
      </w:r>
      <w:r w:rsidRPr="00DB3832">
        <w:rPr>
          <w:rFonts w:ascii="Times New Roman" w:hAnsi="Times New Roman" w:cs="Times New Roman"/>
          <w:i/>
          <w:w w:val="90"/>
          <w:sz w:val="26"/>
          <w:szCs w:val="26"/>
        </w:rPr>
        <w:t>http</w:t>
      </w:r>
      <w:r w:rsidRPr="00DB3832">
        <w:rPr>
          <w:rFonts w:ascii="Times New Roman" w:hAnsi="Times New Roman" w:cs="Times New Roman"/>
          <w:i/>
          <w:spacing w:val="-77"/>
          <w:w w:val="184"/>
          <w:sz w:val="26"/>
          <w:szCs w:val="26"/>
          <w:lang w:val="ru-RU"/>
        </w:rPr>
        <w:t>.</w:t>
      </w:r>
      <w:r w:rsidR="00453630" w:rsidRPr="00DB3832">
        <w:rPr>
          <w:rFonts w:ascii="Times New Roman" w:hAnsi="Times New Roman" w:cs="Times New Roman"/>
          <w:i/>
          <w:w w:val="92"/>
          <w:sz w:val="26"/>
          <w:szCs w:val="26"/>
          <w:lang w:val="ru-RU"/>
        </w:rPr>
        <w:t>//</w:t>
      </w:r>
      <w:r w:rsidRPr="00DB3832">
        <w:rPr>
          <w:rFonts w:ascii="Times New Roman" w:hAnsi="Times New Roman" w:cs="Times New Roman"/>
          <w:i/>
          <w:w w:val="92"/>
          <w:sz w:val="26"/>
          <w:szCs w:val="26"/>
        </w:rPr>
        <w:t>no</w:t>
      </w:r>
      <w:r w:rsidRPr="00DB3832">
        <w:rPr>
          <w:rFonts w:ascii="Times New Roman" w:hAnsi="Times New Roman" w:cs="Times New Roman"/>
          <w:i/>
          <w:w w:val="90"/>
          <w:sz w:val="26"/>
          <w:szCs w:val="26"/>
        </w:rPr>
        <w:t>tebo</w:t>
      </w:r>
      <w:r w:rsidRPr="00DB3832">
        <w:rPr>
          <w:rFonts w:ascii="Times New Roman" w:hAnsi="Times New Roman" w:cs="Times New Roman"/>
          <w:i/>
          <w:w w:val="92"/>
          <w:sz w:val="26"/>
          <w:szCs w:val="26"/>
        </w:rPr>
        <w:t>okcloud</w:t>
      </w:r>
      <w:r w:rsidRPr="00DB3832">
        <w:rPr>
          <w:rFonts w:ascii="Times New Roman" w:hAnsi="Times New Roman" w:cs="Times New Roman"/>
          <w:i/>
          <w:w w:val="92"/>
          <w:sz w:val="26"/>
          <w:szCs w:val="26"/>
          <w:lang w:val="ru-RU"/>
        </w:rPr>
        <w:t>.</w:t>
      </w:r>
      <w:r w:rsidRPr="00DB3832">
        <w:rPr>
          <w:rFonts w:ascii="Times New Roman" w:hAnsi="Times New Roman" w:cs="Times New Roman"/>
          <w:i/>
          <w:w w:val="92"/>
          <w:sz w:val="26"/>
          <w:szCs w:val="26"/>
        </w:rPr>
        <w:t>appspot</w:t>
      </w:r>
      <w:r w:rsidRPr="00DB3832">
        <w:rPr>
          <w:rFonts w:ascii="Times New Roman" w:hAnsi="Times New Roman" w:cs="Times New Roman"/>
          <w:i/>
          <w:w w:val="92"/>
          <w:sz w:val="26"/>
          <w:szCs w:val="26"/>
          <w:lang w:val="ru-RU"/>
        </w:rPr>
        <w:t>.</w:t>
      </w:r>
      <w:r w:rsidRPr="00DB3832">
        <w:rPr>
          <w:rFonts w:ascii="Times New Roman" w:hAnsi="Times New Roman" w:cs="Times New Roman"/>
          <w:i/>
          <w:w w:val="92"/>
          <w:sz w:val="26"/>
          <w:szCs w:val="26"/>
        </w:rPr>
        <w:t>co</w:t>
      </w:r>
      <w:r w:rsidRPr="00DB3832">
        <w:rPr>
          <w:rFonts w:ascii="Times New Roman" w:hAnsi="Times New Roman" w:cs="Times New Roman"/>
          <w:i/>
          <w:spacing w:val="11"/>
          <w:w w:val="92"/>
          <w:sz w:val="26"/>
          <w:szCs w:val="26"/>
        </w:rPr>
        <w:t>m</w:t>
      </w:r>
      <w:r w:rsidRPr="00DB3832">
        <w:rPr>
          <w:rFonts w:ascii="Times New Roman" w:hAnsi="Times New Roman" w:cs="Times New Roman"/>
          <w:spacing w:val="1"/>
          <w:w w:val="93"/>
          <w:sz w:val="26"/>
          <w:szCs w:val="26"/>
          <w:lang w:val="ru-RU"/>
        </w:rPr>
        <w:t xml:space="preserve">), </w:t>
      </w:r>
      <w:r w:rsidRPr="00DB3832">
        <w:rPr>
          <w:rFonts w:ascii="Times New Roman" w:hAnsi="Times New Roman" w:cs="Times New Roman"/>
          <w:w w:val="90"/>
          <w:sz w:val="26"/>
          <w:szCs w:val="26"/>
          <w:lang w:val="ru-RU"/>
        </w:rPr>
        <w:t>который</w:t>
      </w:r>
      <w:r w:rsidRPr="00DB3832">
        <w:rPr>
          <w:rFonts w:ascii="Times New Roman" w:hAnsi="Times New Roman" w:cs="Times New Roman"/>
          <w:spacing w:val="-5"/>
          <w:w w:val="90"/>
          <w:sz w:val="26"/>
          <w:szCs w:val="26"/>
          <w:lang w:val="ru-RU"/>
        </w:rPr>
        <w:t xml:space="preserve"> </w:t>
      </w:r>
      <w:r w:rsidRPr="00DB3832">
        <w:rPr>
          <w:rFonts w:ascii="Times New Roman" w:hAnsi="Times New Roman" w:cs="Times New Roman"/>
          <w:w w:val="90"/>
          <w:sz w:val="26"/>
          <w:szCs w:val="26"/>
          <w:lang w:val="ru-RU"/>
        </w:rPr>
        <w:t>позволяет</w:t>
      </w:r>
      <w:r w:rsidRPr="00DB3832">
        <w:rPr>
          <w:rFonts w:ascii="Times New Roman" w:hAnsi="Times New Roman" w:cs="Times New Roman"/>
          <w:spacing w:val="2"/>
          <w:w w:val="90"/>
          <w:sz w:val="26"/>
          <w:szCs w:val="26"/>
          <w:lang w:val="ru-RU"/>
        </w:rPr>
        <w:t xml:space="preserve"> </w:t>
      </w:r>
      <w:r w:rsidRPr="00DB3832">
        <w:rPr>
          <w:rFonts w:ascii="Times New Roman" w:hAnsi="Times New Roman" w:cs="Times New Roman"/>
          <w:w w:val="90"/>
          <w:sz w:val="26"/>
          <w:szCs w:val="26"/>
          <w:lang w:val="ru-RU"/>
        </w:rPr>
        <w:t>без</w:t>
      </w:r>
      <w:r w:rsidRPr="00DB3832">
        <w:rPr>
          <w:rFonts w:ascii="Times New Roman" w:hAnsi="Times New Roman" w:cs="Times New Roman"/>
          <w:spacing w:val="7"/>
          <w:w w:val="90"/>
          <w:sz w:val="26"/>
          <w:szCs w:val="26"/>
          <w:lang w:val="ru-RU"/>
        </w:rPr>
        <w:t xml:space="preserve"> </w:t>
      </w:r>
      <w:r w:rsidRPr="00DB3832">
        <w:rPr>
          <w:rFonts w:ascii="Times New Roman" w:hAnsi="Times New Roman" w:cs="Times New Roman"/>
          <w:w w:val="90"/>
          <w:sz w:val="26"/>
          <w:szCs w:val="26"/>
          <w:lang w:val="ru-RU"/>
        </w:rPr>
        <w:t>труда</w:t>
      </w:r>
      <w:r w:rsidRPr="00DB3832">
        <w:rPr>
          <w:rFonts w:ascii="Times New Roman" w:hAnsi="Times New Roman" w:cs="Times New Roman"/>
          <w:spacing w:val="5"/>
          <w:w w:val="90"/>
          <w:sz w:val="26"/>
          <w:szCs w:val="26"/>
          <w:lang w:val="ru-RU"/>
        </w:rPr>
        <w:t xml:space="preserve"> </w:t>
      </w:r>
      <w:r w:rsidRPr="00DB3832">
        <w:rPr>
          <w:rFonts w:ascii="Times New Roman" w:hAnsi="Times New Roman" w:cs="Times New Roman"/>
          <w:w w:val="90"/>
          <w:sz w:val="26"/>
          <w:szCs w:val="26"/>
          <w:lang w:val="ru-RU"/>
        </w:rPr>
        <w:t>запускать</w:t>
      </w:r>
      <w:r w:rsidRPr="00DB3832">
        <w:rPr>
          <w:rFonts w:ascii="Times New Roman" w:hAnsi="Times New Roman" w:cs="Times New Roman"/>
          <w:spacing w:val="5"/>
          <w:w w:val="90"/>
          <w:sz w:val="26"/>
          <w:szCs w:val="26"/>
          <w:lang w:val="ru-RU"/>
        </w:rPr>
        <w:t xml:space="preserve"> </w:t>
      </w:r>
      <w:r w:rsidRPr="00DB3832">
        <w:rPr>
          <w:rFonts w:ascii="Times New Roman" w:hAnsi="Times New Roman" w:cs="Times New Roman"/>
          <w:w w:val="90"/>
          <w:sz w:val="26"/>
          <w:szCs w:val="26"/>
          <w:lang w:val="ru-RU"/>
        </w:rPr>
        <w:t>блокноты</w:t>
      </w:r>
      <w:r w:rsidRPr="00DB3832">
        <w:rPr>
          <w:rFonts w:ascii="Times New Roman" w:hAnsi="Times New Roman" w:cs="Times New Roman"/>
          <w:spacing w:val="19"/>
          <w:w w:val="90"/>
          <w:sz w:val="26"/>
          <w:szCs w:val="26"/>
          <w:lang w:val="ru-RU"/>
        </w:rPr>
        <w:t xml:space="preserve"> </w:t>
      </w:r>
      <w:r w:rsidRPr="00DB3832">
        <w:rPr>
          <w:rFonts w:ascii="Times New Roman" w:hAnsi="Times New Roman" w:cs="Times New Roman"/>
          <w:w w:val="90"/>
          <w:sz w:val="26"/>
          <w:szCs w:val="26"/>
          <w:lang w:val="ru-RU"/>
        </w:rPr>
        <w:t>в</w:t>
      </w:r>
      <w:r w:rsidRPr="00DB3832">
        <w:rPr>
          <w:rFonts w:ascii="Times New Roman" w:hAnsi="Times New Roman" w:cs="Times New Roman"/>
          <w:spacing w:val="27"/>
          <w:w w:val="90"/>
          <w:sz w:val="26"/>
          <w:szCs w:val="26"/>
          <w:lang w:val="ru-RU"/>
        </w:rPr>
        <w:t xml:space="preserve"> </w:t>
      </w:r>
      <w:r w:rsidRPr="00DB3832">
        <w:rPr>
          <w:rFonts w:ascii="Times New Roman" w:hAnsi="Times New Roman" w:cs="Times New Roman"/>
          <w:w w:val="90"/>
          <w:sz w:val="26"/>
          <w:szCs w:val="26"/>
          <w:lang w:val="ru-RU"/>
        </w:rPr>
        <w:t>ЕС2.</w:t>
      </w:r>
    </w:p>
    <w:p w14:paraId="55DC46C2" w14:textId="77777777" w:rsidR="00985BB7" w:rsidRPr="00DB3832" w:rsidRDefault="00985BB7" w:rsidP="00DB3832">
      <w:pPr>
        <w:pStyle w:val="Heading7"/>
        <w:spacing w:before="301" w:line="220" w:lineRule="auto"/>
        <w:ind w:left="160" w:right="718" w:hanging="7"/>
        <w:jc w:val="both"/>
        <w:rPr>
          <w:rFonts w:ascii="Times New Roman" w:hAnsi="Times New Roman" w:cs="Times New Roman"/>
          <w:sz w:val="26"/>
          <w:szCs w:val="26"/>
          <w:lang w:val="ru-RU"/>
        </w:rPr>
      </w:pPr>
      <w:bookmarkStart w:id="28" w:name="_TOC_250143"/>
      <w:r w:rsidRPr="00DB3832">
        <w:rPr>
          <w:rFonts w:ascii="Times New Roman" w:hAnsi="Times New Roman" w:cs="Times New Roman"/>
          <w:w w:val="95"/>
          <w:sz w:val="26"/>
          <w:szCs w:val="26"/>
          <w:lang w:val="ru-RU"/>
        </w:rPr>
        <w:t>Советы по продуктивной разработке</w:t>
      </w:r>
      <w:r w:rsidRPr="00DB3832">
        <w:rPr>
          <w:rFonts w:ascii="Times New Roman" w:hAnsi="Times New Roman" w:cs="Times New Roman"/>
          <w:spacing w:val="-131"/>
          <w:w w:val="95"/>
          <w:sz w:val="26"/>
          <w:szCs w:val="26"/>
          <w:lang w:val="ru-RU"/>
        </w:rPr>
        <w:t xml:space="preserve"> </w:t>
      </w:r>
      <w:r w:rsidRPr="00DB3832">
        <w:rPr>
          <w:rFonts w:ascii="Times New Roman" w:hAnsi="Times New Roman" w:cs="Times New Roman"/>
          <w:w w:val="90"/>
          <w:sz w:val="26"/>
          <w:szCs w:val="26"/>
          <w:lang w:val="ru-RU"/>
        </w:rPr>
        <w:t>кода</w:t>
      </w:r>
      <w:r w:rsidRPr="00DB3832">
        <w:rPr>
          <w:rFonts w:ascii="Times New Roman" w:hAnsi="Times New Roman" w:cs="Times New Roman"/>
          <w:spacing w:val="-5"/>
          <w:w w:val="90"/>
          <w:sz w:val="26"/>
          <w:szCs w:val="26"/>
          <w:lang w:val="ru-RU"/>
        </w:rPr>
        <w:t xml:space="preserve"> </w:t>
      </w:r>
      <w:r w:rsidRPr="00DB3832">
        <w:rPr>
          <w:rFonts w:ascii="Times New Roman" w:hAnsi="Times New Roman" w:cs="Times New Roman"/>
          <w:w w:val="90"/>
          <w:sz w:val="26"/>
          <w:szCs w:val="26"/>
          <w:lang w:val="ru-RU"/>
        </w:rPr>
        <w:t>с</w:t>
      </w:r>
      <w:r w:rsidRPr="00DB3832">
        <w:rPr>
          <w:rFonts w:ascii="Times New Roman" w:hAnsi="Times New Roman" w:cs="Times New Roman"/>
          <w:spacing w:val="14"/>
          <w:w w:val="90"/>
          <w:sz w:val="26"/>
          <w:szCs w:val="26"/>
          <w:lang w:val="ru-RU"/>
        </w:rPr>
        <w:t xml:space="preserve"> </w:t>
      </w:r>
      <w:r w:rsidRPr="00DB3832">
        <w:rPr>
          <w:rFonts w:ascii="Times New Roman" w:hAnsi="Times New Roman" w:cs="Times New Roman"/>
          <w:w w:val="90"/>
          <w:sz w:val="26"/>
          <w:szCs w:val="26"/>
          <w:lang w:val="ru-RU"/>
        </w:rPr>
        <w:t>использованием</w:t>
      </w:r>
      <w:r w:rsidRPr="00DB3832">
        <w:rPr>
          <w:rFonts w:ascii="Times New Roman" w:hAnsi="Times New Roman" w:cs="Times New Roman"/>
          <w:spacing w:val="43"/>
          <w:w w:val="90"/>
          <w:sz w:val="26"/>
          <w:szCs w:val="26"/>
          <w:lang w:val="ru-RU"/>
        </w:rPr>
        <w:t xml:space="preserve"> </w:t>
      </w:r>
      <w:bookmarkEnd w:id="28"/>
      <w:r w:rsidRPr="00DB3832">
        <w:rPr>
          <w:rFonts w:ascii="Times New Roman" w:hAnsi="Times New Roman" w:cs="Times New Roman"/>
          <w:w w:val="90"/>
          <w:sz w:val="26"/>
          <w:szCs w:val="26"/>
        </w:rPr>
        <w:t>IPython</w:t>
      </w:r>
    </w:p>
    <w:p w14:paraId="7E9353B8" w14:textId="77777777" w:rsidR="00985BB7" w:rsidRPr="00DB3832" w:rsidRDefault="00985BB7" w:rsidP="00DB3832">
      <w:pPr>
        <w:pStyle w:val="BodyText"/>
        <w:spacing w:before="108" w:line="237" w:lineRule="auto"/>
        <w:ind w:left="133" w:right="153" w:firstLine="19"/>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Создание кода таким образом, чтобы его можно было разрабатывать, отлаживать</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90"/>
          <w:sz w:val="26"/>
          <w:szCs w:val="26"/>
          <w:lang w:val="ru-RU"/>
        </w:rPr>
        <w:t xml:space="preserve">и в конечном счете </w:t>
      </w:r>
      <w:r w:rsidRPr="00DB3832">
        <w:rPr>
          <w:rFonts w:ascii="Times New Roman" w:hAnsi="Times New Roman" w:cs="Times New Roman"/>
          <w:i/>
          <w:w w:val="90"/>
          <w:sz w:val="26"/>
          <w:szCs w:val="26"/>
          <w:lang w:val="ru-RU"/>
        </w:rPr>
        <w:t xml:space="preserve">исполъзоватъ </w:t>
      </w:r>
      <w:r w:rsidRPr="00DB3832">
        <w:rPr>
          <w:rFonts w:ascii="Times New Roman" w:hAnsi="Times New Roman" w:cs="Times New Roman"/>
          <w:w w:val="90"/>
          <w:sz w:val="26"/>
          <w:szCs w:val="26"/>
          <w:lang w:val="ru-RU"/>
        </w:rPr>
        <w:t>интерактивно,</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многим может показаться сменой</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парадигмы. Придется несколько изменить подходы к таким процедурным дета­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лям,</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как</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перезагрузка</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кода,</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а</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также</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сам</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стиль</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кодирования.</w:t>
      </w:r>
    </w:p>
    <w:p w14:paraId="74FFB27A" w14:textId="6BF512EE" w:rsidR="00985BB7" w:rsidRPr="00DB3832" w:rsidRDefault="00985BB7" w:rsidP="00DB3832">
      <w:pPr>
        <w:pStyle w:val="BodyText"/>
        <w:spacing w:before="1" w:line="237" w:lineRule="auto"/>
        <w:ind w:left="150" w:right="154" w:firstLine="280"/>
        <w:jc w:val="both"/>
        <w:rPr>
          <w:rFonts w:ascii="Times New Roman" w:hAnsi="Times New Roman" w:cs="Times New Roman"/>
          <w:sz w:val="26"/>
          <w:szCs w:val="26"/>
          <w:lang w:val="ru-RU"/>
        </w:rPr>
      </w:pPr>
      <w:r w:rsidRPr="00DB3832">
        <w:rPr>
          <w:rFonts w:ascii="Times New Roman" w:hAnsi="Times New Roman" w:cs="Times New Roman"/>
          <w:w w:val="90"/>
          <w:sz w:val="26"/>
          <w:szCs w:val="26"/>
          <w:lang w:val="ru-RU"/>
        </w:rPr>
        <w:t>Поэтому изложенное в этом</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разделе</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w:t>
      </w:r>
      <w:r w:rsidRPr="00DB3832">
        <w:rPr>
          <w:rFonts w:ascii="Times New Roman" w:hAnsi="Times New Roman" w:cs="Times New Roman"/>
          <w:spacing w:val="1"/>
          <w:w w:val="90"/>
          <w:sz w:val="26"/>
          <w:szCs w:val="26"/>
          <w:lang w:val="ru-RU"/>
        </w:rPr>
        <w:t xml:space="preserve"> </w:t>
      </w:r>
      <w:r w:rsidR="00B85A07" w:rsidRPr="00DB3832">
        <w:rPr>
          <w:rFonts w:ascii="Times New Roman" w:hAnsi="Times New Roman" w:cs="Times New Roman"/>
          <w:w w:val="90"/>
          <w:sz w:val="26"/>
          <w:szCs w:val="26"/>
          <w:lang w:val="ru-RU"/>
        </w:rPr>
        <w:t>скорее</w:t>
      </w:r>
      <w:r w:rsidRPr="00DB3832">
        <w:rPr>
          <w:rFonts w:ascii="Times New Roman" w:hAnsi="Times New Roman" w:cs="Times New Roman"/>
          <w:w w:val="90"/>
          <w:sz w:val="26"/>
          <w:szCs w:val="26"/>
          <w:lang w:val="ru-RU"/>
        </w:rPr>
        <w:t xml:space="preserve"> искусство,</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чем наука,</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вы должны</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будете экспериментально определить</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наиболее</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эффективный для себя</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способ</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0"/>
          <w:sz w:val="26"/>
          <w:szCs w:val="26"/>
          <w:lang w:val="ru-RU"/>
        </w:rPr>
        <w:t>на</w:t>
      </w:r>
      <w:r w:rsidRPr="00DB3832">
        <w:rPr>
          <w:rFonts w:ascii="Times New Roman" w:hAnsi="Times New Roman" w:cs="Times New Roman"/>
          <w:w w:val="95"/>
          <w:sz w:val="26"/>
          <w:szCs w:val="26"/>
          <w:lang w:val="ru-RU"/>
        </w:rPr>
        <w:t xml:space="preserve">писания </w:t>
      </w:r>
      <w:r w:rsidRPr="00DB3832">
        <w:rPr>
          <w:rFonts w:ascii="Times New Roman" w:hAnsi="Times New Roman" w:cs="Times New Roman"/>
          <w:w w:val="95"/>
          <w:sz w:val="26"/>
          <w:szCs w:val="26"/>
        </w:rPr>
        <w:t>Python</w:t>
      </w:r>
      <w:r w:rsidRPr="00DB3832">
        <w:rPr>
          <w:rFonts w:ascii="Times New Roman" w:hAnsi="Times New Roman" w:cs="Times New Roman"/>
          <w:w w:val="95"/>
          <w:sz w:val="26"/>
          <w:szCs w:val="26"/>
          <w:lang w:val="ru-RU"/>
        </w:rPr>
        <w:t>-к</w:t>
      </w:r>
      <w:r w:rsidRPr="00DB3832">
        <w:rPr>
          <w:rFonts w:ascii="Times New Roman" w:hAnsi="Times New Roman" w:cs="Times New Roman"/>
          <w:w w:val="95"/>
          <w:sz w:val="26"/>
          <w:szCs w:val="26"/>
        </w:rPr>
        <w:t>o</w:t>
      </w:r>
      <w:r w:rsidRPr="00DB3832">
        <w:rPr>
          <w:rFonts w:ascii="Times New Roman" w:hAnsi="Times New Roman" w:cs="Times New Roman"/>
          <w:w w:val="95"/>
          <w:sz w:val="26"/>
          <w:szCs w:val="26"/>
          <w:lang w:val="ru-RU"/>
        </w:rPr>
        <w:t>д</w:t>
      </w:r>
      <w:r w:rsidRPr="00DB3832">
        <w:rPr>
          <w:rFonts w:ascii="Times New Roman" w:hAnsi="Times New Roman" w:cs="Times New Roman"/>
          <w:w w:val="95"/>
          <w:sz w:val="26"/>
          <w:szCs w:val="26"/>
        </w:rPr>
        <w:t>a</w:t>
      </w:r>
      <w:r w:rsidRPr="00DB3832">
        <w:rPr>
          <w:rFonts w:ascii="Times New Roman" w:hAnsi="Times New Roman" w:cs="Times New Roman"/>
          <w:w w:val="95"/>
          <w:sz w:val="26"/>
          <w:szCs w:val="26"/>
          <w:lang w:val="ru-RU"/>
        </w:rPr>
        <w:t>.</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Конечная задача - структурировать код так, чтобы с ним</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0"/>
          <w:sz w:val="26"/>
          <w:szCs w:val="26"/>
          <w:lang w:val="ru-RU"/>
        </w:rPr>
        <w:t>было легко работать интерактивно и изучать результаты прогона всей программы</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или отдельной функции с наименьшими усилиями. Я пришел к выводу, что программу,</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w w:val="95"/>
          <w:sz w:val="26"/>
          <w:szCs w:val="26"/>
          <w:lang w:val="ru-RU"/>
        </w:rPr>
        <w:t>спроектированную</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w w:val="95"/>
          <w:sz w:val="26"/>
          <w:szCs w:val="26"/>
          <w:lang w:val="ru-RU"/>
        </w:rPr>
        <w:t>расчете</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w w:val="95"/>
          <w:sz w:val="26"/>
          <w:szCs w:val="26"/>
          <w:lang w:val="ru-RU"/>
        </w:rPr>
        <w:t>на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w:t>
      </w:r>
      <w:r w:rsidRPr="00DB3832">
        <w:rPr>
          <w:rFonts w:ascii="Times New Roman" w:hAnsi="Times New Roman" w:cs="Times New Roman"/>
          <w:spacing w:val="14"/>
          <w:w w:val="95"/>
          <w:sz w:val="26"/>
          <w:szCs w:val="26"/>
          <w:lang w:val="ru-RU"/>
        </w:rPr>
        <w:t xml:space="preserve"> </w:t>
      </w:r>
      <w:r w:rsidRPr="00DB3832">
        <w:rPr>
          <w:rFonts w:ascii="Times New Roman" w:hAnsi="Times New Roman" w:cs="Times New Roman"/>
          <w:w w:val="95"/>
          <w:sz w:val="26"/>
          <w:szCs w:val="26"/>
          <w:lang w:val="ru-RU"/>
        </w:rPr>
        <w:t>использовать</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проще,</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чем</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анало-</w:t>
      </w:r>
    </w:p>
    <w:p w14:paraId="106EDD3F" w14:textId="77777777" w:rsidR="00985BB7" w:rsidRPr="00DB3832" w:rsidRDefault="00985BB7" w:rsidP="00DB3832">
      <w:pPr>
        <w:spacing w:line="237" w:lineRule="auto"/>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082A7529" w14:textId="7F141CF6" w:rsidR="00985BB7" w:rsidRPr="00DB3832" w:rsidRDefault="00985BB7" w:rsidP="00DB3832">
      <w:pPr>
        <w:pStyle w:val="BodyText"/>
        <w:jc w:val="both"/>
        <w:rPr>
          <w:rFonts w:ascii="Times New Roman" w:hAnsi="Times New Roman" w:cs="Times New Roman"/>
          <w:sz w:val="26"/>
          <w:szCs w:val="26"/>
          <w:lang w:val="ru-RU"/>
        </w:rPr>
      </w:pPr>
    </w:p>
    <w:p w14:paraId="5FDD4D01" w14:textId="77777777" w:rsidR="00985BB7" w:rsidRPr="00DB3832" w:rsidRDefault="00985BB7" w:rsidP="00DB3832">
      <w:pPr>
        <w:pStyle w:val="BodyText"/>
        <w:jc w:val="both"/>
        <w:rPr>
          <w:rFonts w:ascii="Times New Roman" w:hAnsi="Times New Roman" w:cs="Times New Roman"/>
          <w:sz w:val="26"/>
          <w:szCs w:val="26"/>
          <w:lang w:val="ru-RU"/>
        </w:rPr>
      </w:pPr>
    </w:p>
    <w:p w14:paraId="47E01886" w14:textId="77777777" w:rsidR="00985BB7" w:rsidRPr="00DB3832" w:rsidRDefault="00985BB7" w:rsidP="00DB3832">
      <w:pPr>
        <w:pStyle w:val="BodyText"/>
        <w:spacing w:before="6"/>
        <w:jc w:val="both"/>
        <w:rPr>
          <w:rFonts w:ascii="Times New Roman" w:hAnsi="Times New Roman" w:cs="Times New Roman"/>
          <w:sz w:val="26"/>
          <w:szCs w:val="26"/>
          <w:lang w:val="ru-RU"/>
        </w:rPr>
      </w:pPr>
    </w:p>
    <w:p w14:paraId="7B199B80" w14:textId="77777777" w:rsidR="00985BB7" w:rsidRPr="00DB3832" w:rsidRDefault="00985BB7" w:rsidP="00DB3832">
      <w:pPr>
        <w:spacing w:before="103"/>
        <w:ind w:left="166"/>
        <w:jc w:val="both"/>
        <w:rPr>
          <w:rFonts w:ascii="Times New Roman" w:hAnsi="Times New Roman" w:cs="Times New Roman"/>
          <w:b/>
          <w:sz w:val="26"/>
          <w:szCs w:val="26"/>
          <w:lang w:val="ru-RU"/>
        </w:rPr>
      </w:pPr>
      <w:r w:rsidRPr="00DB3832">
        <w:rPr>
          <w:rFonts w:ascii="Times New Roman" w:hAnsi="Times New Roman" w:cs="Times New Roman"/>
          <w:b/>
          <w:w w:val="95"/>
          <w:sz w:val="26"/>
          <w:szCs w:val="26"/>
          <w:lang w:val="ru-RU"/>
        </w:rPr>
        <w:t>Советы</w:t>
      </w:r>
      <w:r w:rsidRPr="00DB3832">
        <w:rPr>
          <w:rFonts w:ascii="Times New Roman" w:hAnsi="Times New Roman" w:cs="Times New Roman"/>
          <w:b/>
          <w:spacing w:val="24"/>
          <w:w w:val="95"/>
          <w:sz w:val="26"/>
          <w:szCs w:val="26"/>
          <w:lang w:val="ru-RU"/>
        </w:rPr>
        <w:t xml:space="preserve"> </w:t>
      </w:r>
      <w:r w:rsidRPr="00DB3832">
        <w:rPr>
          <w:rFonts w:ascii="Times New Roman" w:hAnsi="Times New Roman" w:cs="Times New Roman"/>
          <w:b/>
          <w:w w:val="95"/>
          <w:sz w:val="26"/>
          <w:szCs w:val="26"/>
          <w:lang w:val="ru-RU"/>
        </w:rPr>
        <w:t>по</w:t>
      </w:r>
      <w:r w:rsidRPr="00DB3832">
        <w:rPr>
          <w:rFonts w:ascii="Times New Roman" w:hAnsi="Times New Roman" w:cs="Times New Roman"/>
          <w:b/>
          <w:spacing w:val="16"/>
          <w:w w:val="95"/>
          <w:sz w:val="26"/>
          <w:szCs w:val="26"/>
          <w:lang w:val="ru-RU"/>
        </w:rPr>
        <w:t xml:space="preserve"> </w:t>
      </w:r>
      <w:r w:rsidRPr="00DB3832">
        <w:rPr>
          <w:rFonts w:ascii="Times New Roman" w:hAnsi="Times New Roman" w:cs="Times New Roman"/>
          <w:b/>
          <w:w w:val="95"/>
          <w:sz w:val="26"/>
          <w:szCs w:val="26"/>
          <w:lang w:val="ru-RU"/>
        </w:rPr>
        <w:t>продуктивной</w:t>
      </w:r>
      <w:r w:rsidRPr="00DB3832">
        <w:rPr>
          <w:rFonts w:ascii="Times New Roman" w:hAnsi="Times New Roman" w:cs="Times New Roman"/>
          <w:b/>
          <w:spacing w:val="27"/>
          <w:w w:val="95"/>
          <w:sz w:val="26"/>
          <w:szCs w:val="26"/>
          <w:lang w:val="ru-RU"/>
        </w:rPr>
        <w:t xml:space="preserve"> </w:t>
      </w:r>
      <w:r w:rsidRPr="00DB3832">
        <w:rPr>
          <w:rFonts w:ascii="Times New Roman" w:hAnsi="Times New Roman" w:cs="Times New Roman"/>
          <w:b/>
          <w:w w:val="95"/>
          <w:sz w:val="26"/>
          <w:szCs w:val="26"/>
          <w:lang w:val="ru-RU"/>
        </w:rPr>
        <w:t>разработке</w:t>
      </w:r>
      <w:r w:rsidRPr="00DB3832">
        <w:rPr>
          <w:rFonts w:ascii="Times New Roman" w:hAnsi="Times New Roman" w:cs="Times New Roman"/>
          <w:b/>
          <w:spacing w:val="21"/>
          <w:w w:val="95"/>
          <w:sz w:val="26"/>
          <w:szCs w:val="26"/>
          <w:lang w:val="ru-RU"/>
        </w:rPr>
        <w:t xml:space="preserve"> </w:t>
      </w:r>
      <w:r w:rsidRPr="00DB3832">
        <w:rPr>
          <w:rFonts w:ascii="Times New Roman" w:hAnsi="Times New Roman" w:cs="Times New Roman"/>
          <w:b/>
          <w:w w:val="95"/>
          <w:sz w:val="26"/>
          <w:szCs w:val="26"/>
          <w:lang w:val="ru-RU"/>
        </w:rPr>
        <w:t>кода</w:t>
      </w:r>
      <w:r w:rsidRPr="00DB3832">
        <w:rPr>
          <w:rFonts w:ascii="Times New Roman" w:hAnsi="Times New Roman" w:cs="Times New Roman"/>
          <w:b/>
          <w:spacing w:val="17"/>
          <w:w w:val="95"/>
          <w:sz w:val="26"/>
          <w:szCs w:val="26"/>
          <w:lang w:val="ru-RU"/>
        </w:rPr>
        <w:t xml:space="preserve"> </w:t>
      </w:r>
      <w:r w:rsidRPr="00DB3832">
        <w:rPr>
          <w:rFonts w:ascii="Times New Roman" w:hAnsi="Times New Roman" w:cs="Times New Roman"/>
          <w:b/>
          <w:w w:val="95"/>
          <w:sz w:val="26"/>
          <w:szCs w:val="26"/>
          <w:lang w:val="ru-RU"/>
        </w:rPr>
        <w:t>с</w:t>
      </w:r>
      <w:r w:rsidRPr="00DB3832">
        <w:rPr>
          <w:rFonts w:ascii="Times New Roman" w:hAnsi="Times New Roman" w:cs="Times New Roman"/>
          <w:b/>
          <w:spacing w:val="14"/>
          <w:w w:val="95"/>
          <w:sz w:val="26"/>
          <w:szCs w:val="26"/>
          <w:lang w:val="ru-RU"/>
        </w:rPr>
        <w:t xml:space="preserve"> </w:t>
      </w:r>
      <w:r w:rsidRPr="00DB3832">
        <w:rPr>
          <w:rFonts w:ascii="Times New Roman" w:hAnsi="Times New Roman" w:cs="Times New Roman"/>
          <w:b/>
          <w:w w:val="95"/>
          <w:sz w:val="26"/>
          <w:szCs w:val="26"/>
          <w:lang w:val="ru-RU"/>
        </w:rPr>
        <w:t>использованием</w:t>
      </w:r>
      <w:r w:rsidRPr="00DB3832">
        <w:rPr>
          <w:rFonts w:ascii="Times New Roman" w:hAnsi="Times New Roman" w:cs="Times New Roman"/>
          <w:b/>
          <w:spacing w:val="22"/>
          <w:w w:val="95"/>
          <w:sz w:val="26"/>
          <w:szCs w:val="26"/>
          <w:lang w:val="ru-RU"/>
        </w:rPr>
        <w:t xml:space="preserve"> </w:t>
      </w:r>
      <w:r w:rsidRPr="00DB3832">
        <w:rPr>
          <w:rFonts w:ascii="Times New Roman" w:hAnsi="Times New Roman" w:cs="Times New Roman"/>
          <w:b/>
          <w:w w:val="95"/>
          <w:sz w:val="26"/>
          <w:szCs w:val="26"/>
        </w:rPr>
        <w:t>IPython</w:t>
      </w:r>
    </w:p>
    <w:p w14:paraId="206F8100" w14:textId="77777777" w:rsidR="00985BB7" w:rsidRPr="00DB3832" w:rsidRDefault="00985BB7" w:rsidP="00DB3832">
      <w:pPr>
        <w:pStyle w:val="BodyText"/>
        <w:spacing w:before="217"/>
        <w:ind w:left="116" w:right="126" w:firstLine="2"/>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гичную, но построенную как автономное командное приложение. Это становится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0"/>
          <w:sz w:val="26"/>
          <w:szCs w:val="26"/>
          <w:lang w:val="ru-RU"/>
        </w:rPr>
        <w:t>особенно важно, когда возникает какая-то проблема и нужно найти ошибку в коде,</w:t>
      </w:r>
      <w:r w:rsidRPr="00DB3832">
        <w:rPr>
          <w:rFonts w:ascii="Times New Roman" w:hAnsi="Times New Roman" w:cs="Times New Roman"/>
          <w:spacing w:val="1"/>
          <w:w w:val="90"/>
          <w:sz w:val="26"/>
          <w:szCs w:val="26"/>
          <w:lang w:val="ru-RU"/>
        </w:rPr>
        <w:t xml:space="preserve"> </w:t>
      </w:r>
      <w:r w:rsidRPr="00DB3832">
        <w:rPr>
          <w:rFonts w:ascii="Times New Roman" w:hAnsi="Times New Roman" w:cs="Times New Roman"/>
          <w:w w:val="95"/>
          <w:sz w:val="26"/>
          <w:szCs w:val="26"/>
          <w:lang w:val="ru-RU"/>
        </w:rPr>
        <w:t>написанном</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вами или</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кем-то</w:t>
      </w:r>
      <w:r w:rsidRPr="00DB3832">
        <w:rPr>
          <w:rFonts w:ascii="Times New Roman" w:hAnsi="Times New Roman" w:cs="Times New Roman"/>
          <w:spacing w:val="6"/>
          <w:w w:val="95"/>
          <w:sz w:val="26"/>
          <w:szCs w:val="26"/>
          <w:lang w:val="ru-RU"/>
        </w:rPr>
        <w:t xml:space="preserve"> </w:t>
      </w:r>
      <w:r w:rsidRPr="00DB3832">
        <w:rPr>
          <w:rFonts w:ascii="Times New Roman" w:hAnsi="Times New Roman" w:cs="Times New Roman"/>
          <w:w w:val="95"/>
          <w:sz w:val="26"/>
          <w:szCs w:val="26"/>
          <w:lang w:val="ru-RU"/>
        </w:rPr>
        <w:t>еще</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несколько</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месяцев</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или</w:t>
      </w:r>
      <w:r w:rsidRPr="00DB3832">
        <w:rPr>
          <w:rFonts w:ascii="Times New Roman" w:hAnsi="Times New Roman" w:cs="Times New Roman"/>
          <w:spacing w:val="10"/>
          <w:w w:val="95"/>
          <w:sz w:val="26"/>
          <w:szCs w:val="26"/>
          <w:lang w:val="ru-RU"/>
        </w:rPr>
        <w:t xml:space="preserve"> </w:t>
      </w:r>
      <w:r w:rsidRPr="00DB3832">
        <w:rPr>
          <w:rFonts w:ascii="Times New Roman" w:hAnsi="Times New Roman" w:cs="Times New Roman"/>
          <w:w w:val="95"/>
          <w:sz w:val="26"/>
          <w:szCs w:val="26"/>
          <w:lang w:val="ru-RU"/>
        </w:rPr>
        <w:t>лет</w:t>
      </w:r>
      <w:r w:rsidRPr="00DB3832">
        <w:rPr>
          <w:rFonts w:ascii="Times New Roman" w:hAnsi="Times New Roman" w:cs="Times New Roman"/>
          <w:spacing w:val="13"/>
          <w:w w:val="95"/>
          <w:sz w:val="26"/>
          <w:szCs w:val="26"/>
          <w:lang w:val="ru-RU"/>
        </w:rPr>
        <w:t xml:space="preserve"> </w:t>
      </w:r>
      <w:r w:rsidRPr="00DB3832">
        <w:rPr>
          <w:rFonts w:ascii="Times New Roman" w:hAnsi="Times New Roman" w:cs="Times New Roman"/>
          <w:w w:val="95"/>
          <w:sz w:val="26"/>
          <w:szCs w:val="26"/>
          <w:lang w:val="ru-RU"/>
        </w:rPr>
        <w:t>назад.</w:t>
      </w:r>
    </w:p>
    <w:p w14:paraId="6AC1BA3E" w14:textId="1FF02D74" w:rsidR="00C6658D" w:rsidRPr="00DB3832" w:rsidRDefault="00C6658D" w:rsidP="00DB3832">
      <w:pPr>
        <w:ind w:left="79"/>
        <w:jc w:val="both"/>
        <w:rPr>
          <w:rFonts w:ascii="Times New Roman" w:hAnsi="Times New Roman" w:cs="Times New Roman"/>
          <w:w w:val="105"/>
          <w:sz w:val="26"/>
          <w:szCs w:val="26"/>
          <w:lang w:val="ru-RU"/>
        </w:rPr>
      </w:pPr>
    </w:p>
    <w:p w14:paraId="5C0C811F" w14:textId="003A7141" w:rsidR="00C6658D" w:rsidRPr="00DB3832" w:rsidRDefault="00C6658D" w:rsidP="00DB3832">
      <w:pPr>
        <w:ind w:left="79"/>
        <w:jc w:val="both"/>
        <w:rPr>
          <w:rFonts w:ascii="Times New Roman" w:hAnsi="Times New Roman" w:cs="Times New Roman"/>
          <w:w w:val="105"/>
          <w:sz w:val="26"/>
          <w:szCs w:val="26"/>
          <w:lang w:val="ru-RU"/>
        </w:rPr>
      </w:pPr>
      <w:r w:rsidRPr="00DB3832">
        <w:rPr>
          <w:rFonts w:ascii="Times New Roman" w:hAnsi="Times New Roman" w:cs="Times New Roman"/>
          <w:noProof/>
          <w:sz w:val="26"/>
          <w:szCs w:val="26"/>
        </w:rPr>
        <w:drawing>
          <wp:inline distT="0" distB="0" distL="0" distR="0" wp14:anchorId="5D178428" wp14:editId="2CBEC10D">
            <wp:extent cx="4757836" cy="5775960"/>
            <wp:effectExtent l="0" t="0" r="508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67578" cy="5787786"/>
                    </a:xfrm>
                    <a:prstGeom prst="rect">
                      <a:avLst/>
                    </a:prstGeom>
                  </pic:spPr>
                </pic:pic>
              </a:graphicData>
            </a:graphic>
          </wp:inline>
        </w:drawing>
      </w:r>
    </w:p>
    <w:p w14:paraId="3200AF79" w14:textId="77777777" w:rsidR="00C6658D" w:rsidRPr="00DB3832" w:rsidRDefault="00C6658D" w:rsidP="00DB3832">
      <w:pPr>
        <w:ind w:left="79"/>
        <w:jc w:val="both"/>
        <w:rPr>
          <w:rFonts w:ascii="Times New Roman" w:hAnsi="Times New Roman" w:cs="Times New Roman"/>
          <w:w w:val="105"/>
          <w:sz w:val="26"/>
          <w:szCs w:val="26"/>
          <w:lang w:val="ru-RU"/>
        </w:rPr>
      </w:pPr>
    </w:p>
    <w:p w14:paraId="70EAC3E6" w14:textId="336B2F41" w:rsidR="00985BB7" w:rsidRPr="00DB3832" w:rsidRDefault="00985BB7" w:rsidP="00DB3832">
      <w:pPr>
        <w:ind w:left="79"/>
        <w:jc w:val="both"/>
        <w:rPr>
          <w:rFonts w:ascii="Times New Roman" w:hAnsi="Times New Roman" w:cs="Times New Roman"/>
          <w:sz w:val="26"/>
          <w:szCs w:val="26"/>
          <w:lang w:val="ru-RU"/>
        </w:rPr>
      </w:pPr>
      <w:r w:rsidRPr="00DB3832">
        <w:rPr>
          <w:rFonts w:ascii="Times New Roman" w:hAnsi="Times New Roman" w:cs="Times New Roman"/>
          <w:w w:val="105"/>
          <w:sz w:val="26"/>
          <w:szCs w:val="26"/>
          <w:lang w:val="ru-RU"/>
        </w:rPr>
        <w:t>Рис.</w:t>
      </w:r>
      <w:r w:rsidRPr="00DB3832">
        <w:rPr>
          <w:rFonts w:ascii="Times New Roman" w:hAnsi="Times New Roman" w:cs="Times New Roman"/>
          <w:spacing w:val="5"/>
          <w:w w:val="105"/>
          <w:sz w:val="26"/>
          <w:szCs w:val="26"/>
          <w:lang w:val="ru-RU"/>
        </w:rPr>
        <w:t xml:space="preserve"> </w:t>
      </w:r>
      <w:r w:rsidRPr="00DB3832">
        <w:rPr>
          <w:rFonts w:ascii="Times New Roman" w:hAnsi="Times New Roman" w:cs="Times New Roman"/>
          <w:w w:val="105"/>
          <w:sz w:val="26"/>
          <w:szCs w:val="26"/>
          <w:lang w:val="ru-RU"/>
        </w:rPr>
        <w:t>3.4.</w:t>
      </w:r>
      <w:r w:rsidRPr="00DB3832">
        <w:rPr>
          <w:rFonts w:ascii="Times New Roman" w:hAnsi="Times New Roman" w:cs="Times New Roman"/>
          <w:spacing w:val="26"/>
          <w:w w:val="105"/>
          <w:sz w:val="26"/>
          <w:szCs w:val="26"/>
          <w:lang w:val="ru-RU"/>
        </w:rPr>
        <w:t xml:space="preserve"> </w:t>
      </w:r>
      <w:r w:rsidRPr="00DB3832">
        <w:rPr>
          <w:rFonts w:ascii="Times New Roman" w:hAnsi="Times New Roman" w:cs="Times New Roman"/>
          <w:w w:val="105"/>
          <w:sz w:val="26"/>
          <w:szCs w:val="26"/>
          <w:lang w:val="ru-RU"/>
        </w:rPr>
        <w:t>Блокнот</w:t>
      </w:r>
      <w:r w:rsidRPr="00DB3832">
        <w:rPr>
          <w:rFonts w:ascii="Times New Roman" w:hAnsi="Times New Roman" w:cs="Times New Roman"/>
          <w:spacing w:val="2"/>
          <w:w w:val="105"/>
          <w:sz w:val="26"/>
          <w:szCs w:val="26"/>
          <w:lang w:val="ru-RU"/>
        </w:rPr>
        <w:t xml:space="preserve"> </w:t>
      </w:r>
      <w:r w:rsidRPr="00DB3832">
        <w:rPr>
          <w:rFonts w:ascii="Times New Roman" w:hAnsi="Times New Roman" w:cs="Times New Roman"/>
          <w:w w:val="105"/>
          <w:sz w:val="26"/>
          <w:szCs w:val="26"/>
        </w:rPr>
        <w:t>IPython</w:t>
      </w:r>
    </w:p>
    <w:p w14:paraId="796A32A8" w14:textId="77777777" w:rsidR="00985BB7" w:rsidRPr="00DB3832" w:rsidRDefault="00985BB7" w:rsidP="00DB3832">
      <w:pPr>
        <w:pStyle w:val="BodyText"/>
        <w:jc w:val="both"/>
        <w:rPr>
          <w:rFonts w:ascii="Times New Roman" w:hAnsi="Times New Roman" w:cs="Times New Roman"/>
          <w:sz w:val="26"/>
          <w:szCs w:val="26"/>
          <w:lang w:val="ru-RU"/>
        </w:rPr>
      </w:pPr>
    </w:p>
    <w:p w14:paraId="7A264AA4" w14:textId="77777777" w:rsidR="00985BB7" w:rsidRPr="00DB3832" w:rsidRDefault="00985BB7" w:rsidP="00DB3832">
      <w:pPr>
        <w:ind w:left="49" w:right="1913"/>
        <w:jc w:val="both"/>
        <w:rPr>
          <w:rFonts w:ascii="Times New Roman" w:hAnsi="Times New Roman" w:cs="Times New Roman"/>
          <w:b/>
          <w:i/>
          <w:sz w:val="26"/>
          <w:szCs w:val="26"/>
          <w:lang w:val="ru-RU"/>
        </w:rPr>
      </w:pPr>
      <w:bookmarkStart w:id="29" w:name="_TOC_250142"/>
      <w:r w:rsidRPr="00DB3832">
        <w:rPr>
          <w:rFonts w:ascii="Times New Roman" w:hAnsi="Times New Roman" w:cs="Times New Roman"/>
          <w:b/>
          <w:i/>
          <w:w w:val="95"/>
          <w:sz w:val="26"/>
          <w:szCs w:val="26"/>
          <w:lang w:val="ru-RU"/>
        </w:rPr>
        <w:t>Перезагр</w:t>
      </w:r>
      <w:r w:rsidRPr="00DB3832">
        <w:rPr>
          <w:rFonts w:ascii="Times New Roman" w:hAnsi="Times New Roman" w:cs="Times New Roman"/>
          <w:b/>
          <w:i/>
          <w:w w:val="95"/>
          <w:position w:val="1"/>
          <w:sz w:val="26"/>
          <w:szCs w:val="26"/>
          <w:lang w:val="ru-RU"/>
        </w:rPr>
        <w:t>у</w:t>
      </w:r>
      <w:r w:rsidRPr="00DB3832">
        <w:rPr>
          <w:rFonts w:ascii="Times New Roman" w:hAnsi="Times New Roman" w:cs="Times New Roman"/>
          <w:b/>
          <w:i/>
          <w:w w:val="95"/>
          <w:sz w:val="26"/>
          <w:szCs w:val="26"/>
          <w:lang w:val="ru-RU"/>
        </w:rPr>
        <w:t>зка</w:t>
      </w:r>
      <w:r w:rsidRPr="00DB3832">
        <w:rPr>
          <w:rFonts w:ascii="Times New Roman" w:hAnsi="Times New Roman" w:cs="Times New Roman"/>
          <w:b/>
          <w:i/>
          <w:spacing w:val="13"/>
          <w:w w:val="95"/>
          <w:sz w:val="26"/>
          <w:szCs w:val="26"/>
          <w:lang w:val="ru-RU"/>
        </w:rPr>
        <w:t xml:space="preserve"> </w:t>
      </w:r>
      <w:r w:rsidRPr="00DB3832">
        <w:rPr>
          <w:rFonts w:ascii="Times New Roman" w:hAnsi="Times New Roman" w:cs="Times New Roman"/>
          <w:b/>
          <w:i/>
          <w:w w:val="95"/>
          <w:sz w:val="26"/>
          <w:szCs w:val="26"/>
          <w:lang w:val="ru-RU"/>
        </w:rPr>
        <w:t>зависимостей</w:t>
      </w:r>
      <w:r w:rsidRPr="00DB3832">
        <w:rPr>
          <w:rFonts w:ascii="Times New Roman" w:hAnsi="Times New Roman" w:cs="Times New Roman"/>
          <w:b/>
          <w:i/>
          <w:spacing w:val="10"/>
          <w:w w:val="95"/>
          <w:sz w:val="26"/>
          <w:szCs w:val="26"/>
          <w:lang w:val="ru-RU"/>
        </w:rPr>
        <w:t xml:space="preserve"> </w:t>
      </w:r>
      <w:bookmarkEnd w:id="29"/>
      <w:r w:rsidRPr="00DB3832">
        <w:rPr>
          <w:rFonts w:ascii="Times New Roman" w:hAnsi="Times New Roman" w:cs="Times New Roman"/>
          <w:b/>
          <w:i/>
          <w:w w:val="95"/>
          <w:position w:val="1"/>
          <w:sz w:val="26"/>
          <w:szCs w:val="26"/>
          <w:lang w:val="ru-RU"/>
        </w:rPr>
        <w:t>модуля</w:t>
      </w:r>
    </w:p>
    <w:p w14:paraId="2A0A8046" w14:textId="5EBFC36D" w:rsidR="00985BB7" w:rsidRPr="00DB3832" w:rsidRDefault="00985BB7" w:rsidP="00DB3832">
      <w:pPr>
        <w:pStyle w:val="BodyText"/>
        <w:tabs>
          <w:tab w:val="left" w:pos="8420"/>
        </w:tabs>
        <w:spacing w:before="25" w:line="237" w:lineRule="auto"/>
        <w:ind w:left="152" w:right="110"/>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Когда</w:t>
      </w:r>
      <w:r w:rsidRPr="00DB3832">
        <w:rPr>
          <w:rFonts w:ascii="Times New Roman" w:hAnsi="Times New Roman" w:cs="Times New Roman"/>
          <w:spacing w:val="51"/>
          <w:w w:val="95"/>
          <w:sz w:val="26"/>
          <w:szCs w:val="26"/>
          <w:lang w:val="ru-RU"/>
        </w:rPr>
        <w:t xml:space="preserve"> </w:t>
      </w:r>
      <w:r w:rsidRPr="00DB3832">
        <w:rPr>
          <w:rFonts w:ascii="Times New Roman" w:hAnsi="Times New Roman" w:cs="Times New Roman"/>
          <w:w w:val="95"/>
          <w:sz w:val="26"/>
          <w:szCs w:val="26"/>
          <w:lang w:val="ru-RU"/>
        </w:rPr>
        <w:t>в</w:t>
      </w:r>
      <w:r w:rsidRPr="00DB3832">
        <w:rPr>
          <w:rFonts w:ascii="Times New Roman" w:hAnsi="Times New Roman" w:cs="Times New Roman"/>
          <w:spacing w:val="64"/>
          <w:sz w:val="26"/>
          <w:szCs w:val="26"/>
          <w:lang w:val="ru-RU"/>
        </w:rPr>
        <w:t xml:space="preserve"> </w:t>
      </w:r>
      <w:r w:rsidRPr="00DB3832">
        <w:rPr>
          <w:rFonts w:ascii="Times New Roman" w:hAnsi="Times New Roman" w:cs="Times New Roman"/>
          <w:w w:val="95"/>
          <w:sz w:val="26"/>
          <w:szCs w:val="26"/>
          <w:lang w:val="ru-RU"/>
        </w:rPr>
        <w:t>Ру</w:t>
      </w:r>
      <w:r w:rsidRPr="00DB3832">
        <w:rPr>
          <w:rFonts w:ascii="Times New Roman" w:hAnsi="Times New Roman" w:cs="Times New Roman"/>
          <w:w w:val="95"/>
          <w:sz w:val="26"/>
          <w:szCs w:val="26"/>
        </w:rPr>
        <w:t>th</w:t>
      </w:r>
      <w:r w:rsidRPr="00DB3832">
        <w:rPr>
          <w:rFonts w:ascii="Times New Roman" w:hAnsi="Times New Roman" w:cs="Times New Roman"/>
          <w:w w:val="95"/>
          <w:sz w:val="26"/>
          <w:szCs w:val="26"/>
          <w:lang w:val="ru-RU"/>
        </w:rPr>
        <w:t>о</w:t>
      </w:r>
      <w:r w:rsidRPr="00DB3832">
        <w:rPr>
          <w:rFonts w:ascii="Times New Roman" w:hAnsi="Times New Roman" w:cs="Times New Roman"/>
          <w:w w:val="95"/>
          <w:sz w:val="26"/>
          <w:szCs w:val="26"/>
        </w:rPr>
        <w:t>n</w:t>
      </w:r>
      <w:r w:rsidRPr="00DB3832">
        <w:rPr>
          <w:rFonts w:ascii="Times New Roman" w:hAnsi="Times New Roman" w:cs="Times New Roman"/>
          <w:w w:val="95"/>
          <w:sz w:val="26"/>
          <w:szCs w:val="26"/>
          <w:lang w:val="ru-RU"/>
        </w:rPr>
        <w:t>-программе</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w w:val="95"/>
          <w:sz w:val="26"/>
          <w:szCs w:val="26"/>
          <w:lang w:val="ru-RU"/>
        </w:rPr>
        <w:t>впервые</w:t>
      </w:r>
      <w:r w:rsidRPr="00DB3832">
        <w:rPr>
          <w:rFonts w:ascii="Times New Roman" w:hAnsi="Times New Roman" w:cs="Times New Roman"/>
          <w:spacing w:val="51"/>
          <w:w w:val="95"/>
          <w:sz w:val="26"/>
          <w:szCs w:val="26"/>
          <w:lang w:val="ru-RU"/>
        </w:rPr>
        <w:t xml:space="preserve"> </w:t>
      </w:r>
      <w:r w:rsidRPr="00DB3832">
        <w:rPr>
          <w:rFonts w:ascii="Times New Roman" w:hAnsi="Times New Roman" w:cs="Times New Roman"/>
          <w:w w:val="95"/>
          <w:sz w:val="26"/>
          <w:szCs w:val="26"/>
          <w:lang w:val="ru-RU"/>
        </w:rPr>
        <w:t>встречается</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w w:val="95"/>
          <w:sz w:val="26"/>
          <w:szCs w:val="26"/>
          <w:lang w:val="ru-RU"/>
        </w:rPr>
        <w:t>предложение</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w w:val="95"/>
          <w:sz w:val="26"/>
          <w:szCs w:val="26"/>
        </w:rPr>
        <w:t>import</w:t>
      </w:r>
      <w:r w:rsidR="00296959" w:rsidRPr="00DB3832">
        <w:rPr>
          <w:rFonts w:ascii="Times New Roman" w:hAnsi="Times New Roman" w:cs="Times New Roman"/>
          <w:w w:val="95"/>
          <w:sz w:val="26"/>
          <w:szCs w:val="26"/>
          <w:lang w:val="ru-RU"/>
        </w:rPr>
        <w:t xml:space="preserve"> </w:t>
      </w:r>
      <w:r w:rsidRPr="00DB3832">
        <w:rPr>
          <w:rFonts w:ascii="Times New Roman" w:hAnsi="Times New Roman" w:cs="Times New Roman"/>
          <w:w w:val="95"/>
          <w:sz w:val="26"/>
          <w:szCs w:val="26"/>
        </w:rPr>
        <w:t>some</w:t>
      </w:r>
      <w:r w:rsidRPr="00DB3832">
        <w:rPr>
          <w:rFonts w:ascii="Times New Roman" w:hAnsi="Times New Roman" w:cs="Times New Roman"/>
          <w:w w:val="95"/>
          <w:sz w:val="26"/>
          <w:szCs w:val="26"/>
          <w:lang w:val="ru-RU"/>
        </w:rPr>
        <w:t xml:space="preserve"> </w:t>
      </w:r>
      <w:r w:rsidRPr="00DB3832">
        <w:rPr>
          <w:rFonts w:ascii="Times New Roman" w:hAnsi="Times New Roman" w:cs="Times New Roman"/>
          <w:w w:val="95"/>
          <w:sz w:val="26"/>
          <w:szCs w:val="26"/>
        </w:rPr>
        <w:t>lib</w:t>
      </w:r>
      <w:r w:rsidRPr="00DB3832">
        <w:rPr>
          <w:rFonts w:ascii="Times New Roman" w:hAnsi="Times New Roman" w:cs="Times New Roman"/>
          <w:sz w:val="26"/>
          <w:szCs w:val="26"/>
          <w:lang w:val="ru-RU"/>
        </w:rPr>
        <w:t>, выполняется</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код из</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модуля</w:t>
      </w:r>
      <w:r w:rsidRPr="00DB3832">
        <w:rPr>
          <w:rFonts w:ascii="Times New Roman" w:hAnsi="Times New Roman" w:cs="Times New Roman"/>
          <w:spacing w:val="13"/>
          <w:sz w:val="26"/>
          <w:szCs w:val="26"/>
          <w:lang w:val="ru-RU"/>
        </w:rPr>
        <w:t xml:space="preserve"> </w:t>
      </w:r>
      <w:r w:rsidRPr="00DB3832">
        <w:rPr>
          <w:rFonts w:ascii="Times New Roman" w:hAnsi="Times New Roman" w:cs="Times New Roman"/>
          <w:sz w:val="26"/>
          <w:szCs w:val="26"/>
        </w:rPr>
        <w:t>some</w:t>
      </w:r>
      <w:r w:rsidRPr="00DB3832">
        <w:rPr>
          <w:rFonts w:ascii="Times New Roman" w:hAnsi="Times New Roman" w:cs="Times New Roman"/>
          <w:sz w:val="26"/>
          <w:szCs w:val="26"/>
          <w:lang w:val="ru-RU"/>
        </w:rPr>
        <w:t>_</w:t>
      </w:r>
      <w:r w:rsidRPr="00DB3832">
        <w:rPr>
          <w:rFonts w:ascii="Times New Roman" w:hAnsi="Times New Roman" w:cs="Times New Roman"/>
          <w:sz w:val="26"/>
          <w:szCs w:val="26"/>
        </w:rPr>
        <w:t>lib</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13"/>
          <w:sz w:val="26"/>
          <w:szCs w:val="26"/>
          <w:lang w:val="ru-RU"/>
        </w:rPr>
        <w:t xml:space="preserve"> </w:t>
      </w:r>
      <w:r w:rsidRPr="00DB3832">
        <w:rPr>
          <w:rFonts w:ascii="Times New Roman" w:hAnsi="Times New Roman" w:cs="Times New Roman"/>
          <w:sz w:val="26"/>
          <w:szCs w:val="26"/>
          <w:lang w:val="ru-RU"/>
        </w:rPr>
        <w:t>все</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переменные,</w:t>
      </w:r>
      <w:r w:rsidRPr="00DB3832">
        <w:rPr>
          <w:rFonts w:ascii="Times New Roman" w:hAnsi="Times New Roman" w:cs="Times New Roman"/>
          <w:spacing w:val="14"/>
          <w:sz w:val="26"/>
          <w:szCs w:val="26"/>
          <w:lang w:val="ru-RU"/>
        </w:rPr>
        <w:t xml:space="preserve"> </w:t>
      </w:r>
      <w:r w:rsidRPr="00DB3832">
        <w:rPr>
          <w:rFonts w:ascii="Times New Roman" w:hAnsi="Times New Roman" w:cs="Times New Roman"/>
          <w:sz w:val="26"/>
          <w:szCs w:val="26"/>
          <w:lang w:val="ru-RU"/>
        </w:rPr>
        <w:t>функции</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импор­</w:t>
      </w:r>
      <w:r w:rsidRPr="00DB3832">
        <w:rPr>
          <w:rFonts w:ascii="Times New Roman" w:hAnsi="Times New Roman" w:cs="Times New Roman"/>
          <w:spacing w:val="-52"/>
          <w:sz w:val="26"/>
          <w:szCs w:val="26"/>
          <w:lang w:val="ru-RU"/>
        </w:rPr>
        <w:t xml:space="preserve"> </w:t>
      </w:r>
      <w:r w:rsidRPr="00DB3832">
        <w:rPr>
          <w:rFonts w:ascii="Times New Roman" w:hAnsi="Times New Roman" w:cs="Times New Roman"/>
          <w:w w:val="95"/>
          <w:sz w:val="26"/>
          <w:szCs w:val="26"/>
          <w:lang w:val="ru-RU"/>
        </w:rPr>
        <w:t>тированные</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модули</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сохраняются</w:t>
      </w:r>
      <w:r w:rsidRPr="00DB3832">
        <w:rPr>
          <w:rFonts w:ascii="Times New Roman" w:hAnsi="Times New Roman" w:cs="Times New Roman"/>
          <w:spacing w:val="15"/>
          <w:w w:val="95"/>
          <w:sz w:val="26"/>
          <w:szCs w:val="26"/>
          <w:lang w:val="ru-RU"/>
        </w:rPr>
        <w:t xml:space="preserve"> </w:t>
      </w:r>
      <w:r w:rsidRPr="00DB3832">
        <w:rPr>
          <w:rFonts w:ascii="Times New Roman" w:hAnsi="Times New Roman" w:cs="Times New Roman"/>
          <w:w w:val="95"/>
          <w:sz w:val="26"/>
          <w:szCs w:val="26"/>
          <w:lang w:val="ru-RU"/>
        </w:rPr>
        <w:t>во</w:t>
      </w:r>
      <w:r w:rsidRPr="00DB3832">
        <w:rPr>
          <w:rFonts w:ascii="Times New Roman" w:hAnsi="Times New Roman" w:cs="Times New Roman"/>
          <w:spacing w:val="17"/>
          <w:w w:val="95"/>
          <w:sz w:val="26"/>
          <w:szCs w:val="26"/>
          <w:lang w:val="ru-RU"/>
        </w:rPr>
        <w:t xml:space="preserve"> </w:t>
      </w:r>
      <w:r w:rsidR="003B309E" w:rsidRPr="00DB3832">
        <w:rPr>
          <w:rFonts w:ascii="Times New Roman" w:hAnsi="Times New Roman" w:cs="Times New Roman"/>
          <w:w w:val="95"/>
          <w:sz w:val="26"/>
          <w:szCs w:val="26"/>
          <w:lang w:val="ru-RU"/>
        </w:rPr>
        <w:t>вновь</w:t>
      </w:r>
      <w:r w:rsidRPr="00DB3832">
        <w:rPr>
          <w:rFonts w:ascii="Times New Roman" w:hAnsi="Times New Roman" w:cs="Times New Roman"/>
          <w:spacing w:val="12"/>
          <w:w w:val="95"/>
          <w:sz w:val="26"/>
          <w:szCs w:val="26"/>
          <w:lang w:val="ru-RU"/>
        </w:rPr>
        <w:t xml:space="preserve"> </w:t>
      </w:r>
      <w:r w:rsidR="003B309E" w:rsidRPr="00DB3832">
        <w:rPr>
          <w:rFonts w:ascii="Times New Roman" w:hAnsi="Times New Roman" w:cs="Times New Roman"/>
          <w:w w:val="95"/>
          <w:sz w:val="26"/>
          <w:szCs w:val="26"/>
          <w:lang w:val="ru-RU"/>
        </w:rPr>
        <w:t>созданном</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пространстве</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имен</w:t>
      </w:r>
      <w:r w:rsidR="004C7B21" w:rsidRPr="00DB3832">
        <w:rPr>
          <w:rFonts w:ascii="Times New Roman" w:hAnsi="Times New Roman" w:cs="Times New Roman"/>
          <w:w w:val="95"/>
          <w:sz w:val="26"/>
          <w:szCs w:val="26"/>
          <w:lang w:val="ru-RU"/>
        </w:rPr>
        <w:t xml:space="preserve"> </w:t>
      </w:r>
      <w:r w:rsidRPr="00DB3832">
        <w:rPr>
          <w:rFonts w:ascii="Times New Roman" w:hAnsi="Times New Roman" w:cs="Times New Roman"/>
          <w:w w:val="95"/>
          <w:sz w:val="26"/>
          <w:szCs w:val="26"/>
          <w:lang w:val="ru-RU"/>
        </w:rPr>
        <w:t>модуля</w:t>
      </w:r>
    </w:p>
    <w:p w14:paraId="6FE7B94B" w14:textId="77777777" w:rsidR="00985BB7" w:rsidRPr="00DB3832" w:rsidRDefault="00985BB7" w:rsidP="00DB3832">
      <w:pPr>
        <w:spacing w:line="237" w:lineRule="auto"/>
        <w:jc w:val="both"/>
        <w:rPr>
          <w:rFonts w:ascii="Times New Roman" w:hAnsi="Times New Roman" w:cs="Times New Roman"/>
          <w:sz w:val="26"/>
          <w:szCs w:val="26"/>
          <w:lang w:val="ru-RU"/>
        </w:rPr>
        <w:sectPr w:rsidR="00985BB7" w:rsidRPr="00DB3832">
          <w:pgSz w:w="10350" w:h="14790"/>
          <w:pgMar w:top="0" w:right="560" w:bottom="280" w:left="640" w:header="720" w:footer="720" w:gutter="0"/>
          <w:cols w:space="720"/>
        </w:sectPr>
      </w:pPr>
    </w:p>
    <w:p w14:paraId="27BC7778" w14:textId="2142D524" w:rsidR="00985BB7" w:rsidRPr="00DB3832" w:rsidRDefault="00985BB7" w:rsidP="00DB3832">
      <w:pPr>
        <w:pStyle w:val="BodyText"/>
        <w:jc w:val="both"/>
        <w:rPr>
          <w:rFonts w:ascii="Times New Roman" w:hAnsi="Times New Roman" w:cs="Times New Roman"/>
          <w:sz w:val="26"/>
          <w:szCs w:val="26"/>
          <w:lang w:val="ru-RU"/>
        </w:rPr>
      </w:pPr>
      <w:r w:rsidRPr="00DB3832">
        <w:rPr>
          <w:rFonts w:ascii="Times New Roman" w:hAnsi="Times New Roman" w:cs="Times New Roman"/>
          <w:noProof/>
          <w:sz w:val="26"/>
          <w:szCs w:val="26"/>
          <w:lang w:val="ru-RU" w:eastAsia="ru-RU"/>
        </w:rPr>
        <w:lastRenderedPageBreak/>
        <mc:AlternateContent>
          <mc:Choice Requires="wps">
            <w:drawing>
              <wp:anchor distT="0" distB="0" distL="114300" distR="114300" simplePos="0" relativeHeight="251743232" behindDoc="1" locked="0" layoutInCell="1" allowOverlap="1" wp14:anchorId="32B1D3E7" wp14:editId="2D00CA18">
                <wp:simplePos x="0" y="0"/>
                <wp:positionH relativeFrom="page">
                  <wp:posOffset>438785</wp:posOffset>
                </wp:positionH>
                <wp:positionV relativeFrom="page">
                  <wp:posOffset>-203835</wp:posOffset>
                </wp:positionV>
                <wp:extent cx="989965" cy="1197610"/>
                <wp:effectExtent l="635" t="0" r="0" b="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A70B8" w14:textId="6C886BB1" w:rsidR="00985BB7" w:rsidRDefault="00985BB7" w:rsidP="00985BB7">
                            <w:pPr>
                              <w:spacing w:before="123"/>
                              <w:rPr>
                                <w:rFonts w:ascii="Calibri"/>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1D3E7" id="Надпись 19" o:spid="_x0000_s1030" type="#_x0000_t202" style="position:absolute;left:0;text-align:left;margin-left:34.55pt;margin-top:-16.05pt;width:77.95pt;height:94.3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" filled="f" stroked="f">
                <v:textbox inset="0,0,0,0">
                  <w:txbxContent>
                    <w:p w14:paraId="174A70B8" w14:textId="6C886BB1" w:rsidR="00985BB7" w:rsidRDefault="00985BB7" w:rsidP="00985BB7">
                      <w:pPr>
                        <w:spacing w:before="123"/>
                        <w:rPr>
                          <w:rFonts w:ascii="Calibri"/>
                          <w:sz w:val="140"/>
                        </w:rPr>
                      </w:pPr>
                    </w:p>
                  </w:txbxContent>
                </v:textbox>
                <w10:wrap anchorx="page" anchory="page"/>
              </v:shape>
            </w:pict>
          </mc:Fallback>
        </mc:AlternateContent>
      </w:r>
    </w:p>
    <w:p w14:paraId="04400EF0" w14:textId="77777777" w:rsidR="00985BB7" w:rsidRPr="00DB3832" w:rsidRDefault="00985BB7" w:rsidP="00DB3832">
      <w:pPr>
        <w:pStyle w:val="BodyText"/>
        <w:jc w:val="both"/>
        <w:rPr>
          <w:rFonts w:ascii="Times New Roman" w:hAnsi="Times New Roman" w:cs="Times New Roman"/>
          <w:sz w:val="26"/>
          <w:szCs w:val="26"/>
          <w:lang w:val="ru-RU"/>
        </w:rPr>
      </w:pPr>
    </w:p>
    <w:p w14:paraId="2889C696" w14:textId="77777777" w:rsidR="00985BB7" w:rsidRPr="00DB3832" w:rsidRDefault="00985BB7" w:rsidP="00DB3832">
      <w:pPr>
        <w:pStyle w:val="BodyText"/>
        <w:spacing w:before="10"/>
        <w:jc w:val="both"/>
        <w:rPr>
          <w:rFonts w:ascii="Times New Roman" w:hAnsi="Times New Roman" w:cs="Times New Roman"/>
          <w:sz w:val="26"/>
          <w:szCs w:val="26"/>
          <w:lang w:val="ru-RU"/>
        </w:rPr>
      </w:pPr>
    </w:p>
    <w:p w14:paraId="48942136" w14:textId="77777777" w:rsidR="00985BB7" w:rsidRPr="00DB3832" w:rsidRDefault="00985BB7" w:rsidP="00DB3832">
      <w:pPr>
        <w:spacing w:before="114"/>
        <w:ind w:left="2908"/>
        <w:jc w:val="both"/>
        <w:rPr>
          <w:rFonts w:ascii="Times New Roman" w:hAnsi="Times New Roman" w:cs="Times New Roman"/>
          <w:b/>
          <w:sz w:val="26"/>
          <w:szCs w:val="26"/>
          <w:lang w:val="ru-RU"/>
        </w:rPr>
      </w:pPr>
      <w:r w:rsidRPr="00DB3832">
        <w:rPr>
          <w:rFonts w:ascii="Times New Roman" w:hAnsi="Times New Roman" w:cs="Times New Roman"/>
          <w:b/>
          <w:w w:val="90"/>
          <w:sz w:val="26"/>
          <w:szCs w:val="26"/>
          <w:lang w:val="ru-RU"/>
        </w:rPr>
        <w:t>Глава</w:t>
      </w:r>
      <w:r w:rsidRPr="00DB3832">
        <w:rPr>
          <w:rFonts w:ascii="Times New Roman" w:hAnsi="Times New Roman" w:cs="Times New Roman"/>
          <w:b/>
          <w:spacing w:val="24"/>
          <w:w w:val="90"/>
          <w:sz w:val="26"/>
          <w:szCs w:val="26"/>
          <w:lang w:val="ru-RU"/>
        </w:rPr>
        <w:t xml:space="preserve"> </w:t>
      </w:r>
      <w:r w:rsidRPr="00DB3832">
        <w:rPr>
          <w:rFonts w:ascii="Times New Roman" w:hAnsi="Times New Roman" w:cs="Times New Roman"/>
          <w:b/>
          <w:w w:val="90"/>
          <w:sz w:val="26"/>
          <w:szCs w:val="26"/>
          <w:lang w:val="ru-RU"/>
        </w:rPr>
        <w:t>3.</w:t>
      </w:r>
      <w:r w:rsidRPr="00DB3832">
        <w:rPr>
          <w:rFonts w:ascii="Times New Roman" w:hAnsi="Times New Roman" w:cs="Times New Roman"/>
          <w:b/>
          <w:spacing w:val="40"/>
          <w:w w:val="90"/>
          <w:sz w:val="26"/>
          <w:szCs w:val="26"/>
          <w:lang w:val="ru-RU"/>
        </w:rPr>
        <w:t xml:space="preserve"> </w:t>
      </w:r>
      <w:r w:rsidRPr="00DB3832">
        <w:rPr>
          <w:rFonts w:ascii="Times New Roman" w:hAnsi="Times New Roman" w:cs="Times New Roman"/>
          <w:b/>
          <w:w w:val="90"/>
          <w:sz w:val="26"/>
          <w:szCs w:val="26"/>
        </w:rPr>
        <w:t>IPython</w:t>
      </w:r>
      <w:r w:rsidRPr="00DB3832">
        <w:rPr>
          <w:rFonts w:ascii="Times New Roman" w:hAnsi="Times New Roman" w:cs="Times New Roman"/>
          <w:b/>
          <w:w w:val="90"/>
          <w:sz w:val="26"/>
          <w:szCs w:val="26"/>
          <w:lang w:val="ru-RU"/>
        </w:rPr>
        <w:t>:</w:t>
      </w:r>
      <w:r w:rsidRPr="00DB3832">
        <w:rPr>
          <w:rFonts w:ascii="Times New Roman" w:hAnsi="Times New Roman" w:cs="Times New Roman"/>
          <w:b/>
          <w:spacing w:val="21"/>
          <w:w w:val="90"/>
          <w:sz w:val="26"/>
          <w:szCs w:val="26"/>
          <w:lang w:val="ru-RU"/>
        </w:rPr>
        <w:t xml:space="preserve"> </w:t>
      </w:r>
      <w:r w:rsidRPr="00DB3832">
        <w:rPr>
          <w:rFonts w:ascii="Times New Roman" w:hAnsi="Times New Roman" w:cs="Times New Roman"/>
          <w:b/>
          <w:w w:val="90"/>
          <w:sz w:val="26"/>
          <w:szCs w:val="26"/>
          <w:lang w:val="ru-RU"/>
        </w:rPr>
        <w:t>интеракти</w:t>
      </w:r>
      <w:r w:rsidRPr="00DB3832">
        <w:rPr>
          <w:rFonts w:ascii="Times New Roman" w:hAnsi="Times New Roman" w:cs="Times New Roman"/>
          <w:b/>
          <w:w w:val="90"/>
          <w:sz w:val="26"/>
          <w:szCs w:val="26"/>
        </w:rPr>
        <w:t>s</w:t>
      </w:r>
      <w:r w:rsidRPr="00DB3832">
        <w:rPr>
          <w:rFonts w:ascii="Times New Roman" w:hAnsi="Times New Roman" w:cs="Times New Roman"/>
          <w:b/>
          <w:w w:val="90"/>
          <w:sz w:val="26"/>
          <w:szCs w:val="26"/>
          <w:lang w:val="ru-RU"/>
        </w:rPr>
        <w:t>ные</w:t>
      </w:r>
      <w:r w:rsidRPr="00DB3832">
        <w:rPr>
          <w:rFonts w:ascii="Times New Roman" w:hAnsi="Times New Roman" w:cs="Times New Roman"/>
          <w:b/>
          <w:spacing w:val="22"/>
          <w:w w:val="90"/>
          <w:sz w:val="26"/>
          <w:szCs w:val="26"/>
          <w:lang w:val="ru-RU"/>
        </w:rPr>
        <w:t xml:space="preserve"> </w:t>
      </w:r>
      <w:r w:rsidRPr="00DB3832">
        <w:rPr>
          <w:rFonts w:ascii="Times New Roman" w:hAnsi="Times New Roman" w:cs="Times New Roman"/>
          <w:b/>
          <w:w w:val="90"/>
          <w:sz w:val="26"/>
          <w:szCs w:val="26"/>
          <w:lang w:val="ru-RU"/>
        </w:rPr>
        <w:t>вычисления</w:t>
      </w:r>
      <w:r w:rsidRPr="00DB3832">
        <w:rPr>
          <w:rFonts w:ascii="Times New Roman" w:hAnsi="Times New Roman" w:cs="Times New Roman"/>
          <w:b/>
          <w:spacing w:val="28"/>
          <w:w w:val="90"/>
          <w:sz w:val="26"/>
          <w:szCs w:val="26"/>
          <w:lang w:val="ru-RU"/>
        </w:rPr>
        <w:t xml:space="preserve"> </w:t>
      </w:r>
      <w:r w:rsidRPr="00DB3832">
        <w:rPr>
          <w:rFonts w:ascii="Times New Roman" w:hAnsi="Times New Roman" w:cs="Times New Roman"/>
          <w:b/>
          <w:w w:val="90"/>
          <w:sz w:val="26"/>
          <w:szCs w:val="26"/>
          <w:lang w:val="ru-RU"/>
        </w:rPr>
        <w:t>и</w:t>
      </w:r>
      <w:r w:rsidRPr="00DB3832">
        <w:rPr>
          <w:rFonts w:ascii="Times New Roman" w:hAnsi="Times New Roman" w:cs="Times New Roman"/>
          <w:b/>
          <w:spacing w:val="11"/>
          <w:w w:val="90"/>
          <w:sz w:val="26"/>
          <w:szCs w:val="26"/>
          <w:lang w:val="ru-RU"/>
        </w:rPr>
        <w:t xml:space="preserve"> </w:t>
      </w:r>
      <w:r w:rsidRPr="00DB3832">
        <w:rPr>
          <w:rFonts w:ascii="Times New Roman" w:hAnsi="Times New Roman" w:cs="Times New Roman"/>
          <w:b/>
          <w:w w:val="90"/>
          <w:sz w:val="26"/>
          <w:szCs w:val="26"/>
          <w:lang w:val="ru-RU"/>
        </w:rPr>
        <w:t>среда</w:t>
      </w:r>
      <w:r w:rsidRPr="00DB3832">
        <w:rPr>
          <w:rFonts w:ascii="Times New Roman" w:hAnsi="Times New Roman" w:cs="Times New Roman"/>
          <w:b/>
          <w:spacing w:val="19"/>
          <w:w w:val="90"/>
          <w:sz w:val="26"/>
          <w:szCs w:val="26"/>
          <w:lang w:val="ru-RU"/>
        </w:rPr>
        <w:t xml:space="preserve"> </w:t>
      </w:r>
      <w:r w:rsidRPr="00DB3832">
        <w:rPr>
          <w:rFonts w:ascii="Times New Roman" w:hAnsi="Times New Roman" w:cs="Times New Roman"/>
          <w:b/>
          <w:w w:val="90"/>
          <w:sz w:val="26"/>
          <w:szCs w:val="26"/>
          <w:lang w:val="ru-RU"/>
        </w:rPr>
        <w:t>разработки</w:t>
      </w:r>
    </w:p>
    <w:p w14:paraId="75CB01B6" w14:textId="77777777" w:rsidR="00985BB7" w:rsidRPr="00DB3832" w:rsidRDefault="00985BB7" w:rsidP="00DB3832">
      <w:pPr>
        <w:spacing w:before="228" w:line="232" w:lineRule="auto"/>
        <w:ind w:left="110" w:right="179" w:firstLine="13"/>
        <w:jc w:val="both"/>
        <w:rPr>
          <w:rFonts w:ascii="Times New Roman" w:hAnsi="Times New Roman" w:cs="Times New Roman"/>
          <w:sz w:val="26"/>
          <w:szCs w:val="26"/>
          <w:lang w:val="ru-RU"/>
        </w:rPr>
      </w:pPr>
      <w:r w:rsidRPr="00DB3832">
        <w:rPr>
          <w:rFonts w:ascii="Times New Roman" w:hAnsi="Times New Roman" w:cs="Times New Roman"/>
          <w:sz w:val="26"/>
          <w:szCs w:val="26"/>
        </w:rPr>
        <w:t>some</w:t>
      </w:r>
      <w:r w:rsidRPr="00DB3832">
        <w:rPr>
          <w:rFonts w:ascii="Times New Roman" w:hAnsi="Times New Roman" w:cs="Times New Roman"/>
          <w:sz w:val="26"/>
          <w:szCs w:val="26"/>
          <w:lang w:val="ru-RU"/>
        </w:rPr>
        <w:t>_</w:t>
      </w:r>
      <w:r w:rsidRPr="00DB3832">
        <w:rPr>
          <w:rFonts w:ascii="Times New Roman" w:hAnsi="Times New Roman" w:cs="Times New Roman"/>
          <w:sz w:val="26"/>
          <w:szCs w:val="26"/>
        </w:rPr>
        <w:t>lib</w:t>
      </w:r>
      <w:r w:rsidRPr="00DB3832">
        <w:rPr>
          <w:rFonts w:ascii="Times New Roman" w:hAnsi="Times New Roman" w:cs="Times New Roman"/>
          <w:sz w:val="26"/>
          <w:szCs w:val="26"/>
          <w:lang w:val="ru-RU"/>
        </w:rPr>
        <w:t xml:space="preserve">. При следующей обработке предложения </w:t>
      </w:r>
      <w:r w:rsidRPr="00DB3832">
        <w:rPr>
          <w:rFonts w:ascii="Times New Roman" w:hAnsi="Times New Roman" w:cs="Times New Roman"/>
          <w:sz w:val="26"/>
          <w:szCs w:val="26"/>
        </w:rPr>
        <w:t>import</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rPr>
        <w:t>some</w:t>
      </w:r>
      <w:r w:rsidRPr="00DB3832">
        <w:rPr>
          <w:rFonts w:ascii="Times New Roman" w:hAnsi="Times New Roman" w:cs="Times New Roman"/>
          <w:sz w:val="26"/>
          <w:szCs w:val="26"/>
          <w:lang w:val="ru-RU"/>
        </w:rPr>
        <w:t>_</w:t>
      </w:r>
      <w:r w:rsidRPr="00DB3832">
        <w:rPr>
          <w:rFonts w:ascii="Times New Roman" w:hAnsi="Times New Roman" w:cs="Times New Roman"/>
          <w:sz w:val="26"/>
          <w:szCs w:val="26"/>
        </w:rPr>
        <w:t>lib</w:t>
      </w:r>
      <w:r w:rsidRPr="00DB3832">
        <w:rPr>
          <w:rFonts w:ascii="Times New Roman" w:hAnsi="Times New Roman" w:cs="Times New Roman"/>
          <w:sz w:val="26"/>
          <w:szCs w:val="26"/>
          <w:lang w:val="ru-RU"/>
        </w:rPr>
        <w:t xml:space="preserve"> будет воз­</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5"/>
          <w:sz w:val="26"/>
          <w:szCs w:val="26"/>
          <w:lang w:val="ru-RU"/>
        </w:rPr>
        <w:t>вращена ссылка на уже существующее пространство имен модуля.</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При интерак­</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тивной разработке кода возникает проблема: как быть, когда, скажем, с помощью</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команды %</w:t>
      </w:r>
      <w:r w:rsidRPr="00DB3832">
        <w:rPr>
          <w:rFonts w:ascii="Times New Roman" w:hAnsi="Times New Roman" w:cs="Times New Roman"/>
          <w:w w:val="95"/>
          <w:sz w:val="26"/>
          <w:szCs w:val="26"/>
        </w:rPr>
        <w:t>run</w:t>
      </w:r>
      <w:r w:rsidRPr="00DB3832">
        <w:rPr>
          <w:rFonts w:ascii="Times New Roman" w:hAnsi="Times New Roman" w:cs="Times New Roman"/>
          <w:w w:val="95"/>
          <w:sz w:val="26"/>
          <w:szCs w:val="26"/>
          <w:lang w:val="ru-RU"/>
        </w:rPr>
        <w:t xml:space="preserve"> выполняется скрипт, зависящий от другого модуля, в который вы</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sz w:val="26"/>
          <w:szCs w:val="26"/>
          <w:lang w:val="ru-RU"/>
        </w:rPr>
        <w:t>внесли</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изменения?</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Допустим,</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файле</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w w:val="120"/>
          <w:sz w:val="26"/>
          <w:szCs w:val="26"/>
        </w:rPr>
        <w:t>test</w:t>
      </w:r>
      <w:r w:rsidRPr="00DB3832">
        <w:rPr>
          <w:rFonts w:ascii="Times New Roman" w:hAnsi="Times New Roman" w:cs="Times New Roman"/>
          <w:w w:val="120"/>
          <w:sz w:val="26"/>
          <w:szCs w:val="26"/>
          <w:lang w:val="ru-RU"/>
        </w:rPr>
        <w:t>_</w:t>
      </w:r>
      <w:r w:rsidRPr="00DB3832">
        <w:rPr>
          <w:rFonts w:ascii="Times New Roman" w:hAnsi="Times New Roman" w:cs="Times New Roman"/>
          <w:sz w:val="26"/>
          <w:szCs w:val="26"/>
          <w:lang w:val="ru-RU"/>
        </w:rPr>
        <w:t>script .ру</w:t>
      </w:r>
      <w:r w:rsidRPr="00DB3832">
        <w:rPr>
          <w:rFonts w:ascii="Times New Roman" w:hAnsi="Times New Roman" w:cs="Times New Roman"/>
          <w:spacing w:val="8"/>
          <w:w w:val="120"/>
          <w:sz w:val="26"/>
          <w:szCs w:val="26"/>
          <w:lang w:val="ru-RU"/>
        </w:rPr>
        <w:t xml:space="preserve"> </w:t>
      </w:r>
      <w:r w:rsidRPr="00DB3832">
        <w:rPr>
          <w:rFonts w:ascii="Times New Roman" w:hAnsi="Times New Roman" w:cs="Times New Roman"/>
          <w:sz w:val="26"/>
          <w:szCs w:val="26"/>
          <w:lang w:val="ru-RU"/>
        </w:rPr>
        <w:t>находится</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такой</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код:</w:t>
      </w:r>
    </w:p>
    <w:p w14:paraId="62A7C34D" w14:textId="77777777" w:rsidR="0061241A" w:rsidRPr="00DB3832" w:rsidRDefault="0061241A" w:rsidP="00DB3832">
      <w:pPr>
        <w:spacing w:before="191" w:line="230" w:lineRule="auto"/>
        <w:ind w:left="117" w:right="165" w:firstLine="302"/>
        <w:jc w:val="both"/>
        <w:rPr>
          <w:rFonts w:ascii="Times New Roman"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1D33F226" wp14:editId="1255C14E">
            <wp:extent cx="2578408" cy="78676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3382" cy="788283"/>
                    </a:xfrm>
                    <a:prstGeom prst="rect">
                      <a:avLst/>
                    </a:prstGeom>
                  </pic:spPr>
                </pic:pic>
              </a:graphicData>
            </a:graphic>
          </wp:inline>
        </w:drawing>
      </w:r>
      <w:r w:rsidRPr="00DB3832">
        <w:rPr>
          <w:rFonts w:ascii="Times New Roman" w:hAnsi="Times New Roman" w:cs="Times New Roman"/>
          <w:sz w:val="26"/>
          <w:szCs w:val="26"/>
          <w:lang w:val="ru-RU"/>
        </w:rPr>
        <w:t xml:space="preserve"> </w:t>
      </w:r>
    </w:p>
    <w:p w14:paraId="07D0AEF2" w14:textId="24E57B9C" w:rsidR="00985BB7" w:rsidRPr="00DB3832" w:rsidRDefault="00985BB7" w:rsidP="00DB3832">
      <w:pPr>
        <w:spacing w:before="191" w:line="230" w:lineRule="auto"/>
        <w:ind w:left="117" w:right="165"/>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Если выполнить %run test_script .ру, а затем изменить some_lib.py, то при следующем выполнении %run test_script. ру мы получим старую версию some_ 1ib из-за принятого в Python механизма однократной загрузки. Такое поведение отличается от некоторых других сред анализа данных, например MATLAB, в ко­ торых изменения кода распространяются автоматически</w:t>
      </w:r>
      <w:r w:rsidR="00A821EF" w:rsidRPr="00DB3832">
        <w:rPr>
          <w:rFonts w:ascii="Times New Roman" w:hAnsi="Times New Roman" w:cs="Times New Roman"/>
          <w:sz w:val="26"/>
          <w:szCs w:val="26"/>
          <w:lang w:val="ru-RU"/>
        </w:rPr>
        <w:t>.</w:t>
      </w:r>
      <w:r w:rsidRPr="00DB3832">
        <w:rPr>
          <w:rFonts w:ascii="Times New Roman" w:hAnsi="Times New Roman" w:cs="Times New Roman"/>
          <w:sz w:val="26"/>
          <w:szCs w:val="26"/>
          <w:lang w:val="ru-RU"/>
        </w:rPr>
        <w:t xml:space="preserve"> Справиться с этой про­ блемой можно двумя способами. Во-первых, использовать встроенную в Python функцию reload, изменив test_script. ру следующим образом:</w:t>
      </w:r>
    </w:p>
    <w:p w14:paraId="7376B289" w14:textId="77777777" w:rsidR="00472255" w:rsidRPr="00DB3832" w:rsidRDefault="00472255" w:rsidP="00DB3832">
      <w:pPr>
        <w:spacing w:before="191" w:line="230" w:lineRule="auto"/>
        <w:ind w:left="153" w:right="166" w:firstLine="266"/>
        <w:jc w:val="both"/>
        <w:rPr>
          <w:rFonts w:ascii="Times New Roman" w:hAnsi="Times New Roman" w:cs="Times New Roman"/>
          <w:spacing w:val="-1"/>
          <w:sz w:val="26"/>
          <w:szCs w:val="26"/>
          <w:lang w:val="ru-RU"/>
        </w:rPr>
      </w:pPr>
      <w:r w:rsidRPr="00DB3832">
        <w:rPr>
          <w:rFonts w:ascii="Times New Roman" w:hAnsi="Times New Roman" w:cs="Times New Roman"/>
          <w:noProof/>
          <w:sz w:val="26"/>
          <w:szCs w:val="26"/>
        </w:rPr>
        <w:drawing>
          <wp:inline distT="0" distB="0" distL="0" distR="0" wp14:anchorId="2DB5F237" wp14:editId="7EE584DB">
            <wp:extent cx="2580480" cy="97536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86728" cy="977722"/>
                    </a:xfrm>
                    <a:prstGeom prst="rect">
                      <a:avLst/>
                    </a:prstGeom>
                  </pic:spPr>
                </pic:pic>
              </a:graphicData>
            </a:graphic>
          </wp:inline>
        </w:drawing>
      </w:r>
      <w:r w:rsidRPr="00DB3832">
        <w:rPr>
          <w:rFonts w:ascii="Times New Roman" w:hAnsi="Times New Roman" w:cs="Times New Roman"/>
          <w:spacing w:val="-1"/>
          <w:sz w:val="26"/>
          <w:szCs w:val="26"/>
          <w:lang w:val="ru-RU"/>
        </w:rPr>
        <w:t xml:space="preserve"> </w:t>
      </w:r>
    </w:p>
    <w:p w14:paraId="0C8F98CD" w14:textId="1105378C" w:rsidR="00985BB7" w:rsidRPr="00DB3832" w:rsidRDefault="00985BB7" w:rsidP="00DB3832">
      <w:pPr>
        <w:spacing w:before="191" w:line="230" w:lineRule="auto"/>
        <w:ind w:left="153" w:right="166" w:firstLine="266"/>
        <w:jc w:val="both"/>
        <w:rPr>
          <w:rFonts w:ascii="Times New Roman" w:hAnsi="Times New Roman" w:cs="Times New Roman"/>
          <w:w w:val="105"/>
          <w:sz w:val="26"/>
          <w:szCs w:val="26"/>
          <w:lang w:val="ru-RU"/>
        </w:rPr>
      </w:pPr>
      <w:r w:rsidRPr="00DB3832">
        <w:rPr>
          <w:rFonts w:ascii="Times New Roman" w:hAnsi="Times New Roman" w:cs="Times New Roman"/>
          <w:w w:val="105"/>
          <w:sz w:val="26"/>
          <w:szCs w:val="26"/>
          <w:lang w:val="ru-RU"/>
        </w:rPr>
        <w:t>При этом гарантируется получение новой копии some_lib при каждом запуске</w:t>
      </w:r>
      <w:r w:rsidR="00557518" w:rsidRPr="00DB3832">
        <w:rPr>
          <w:rFonts w:ascii="Times New Roman" w:hAnsi="Times New Roman" w:cs="Times New Roman"/>
          <w:w w:val="105"/>
          <w:sz w:val="26"/>
          <w:szCs w:val="26"/>
          <w:lang w:val="ru-RU"/>
        </w:rPr>
        <w:t xml:space="preserve"> </w:t>
      </w:r>
      <w:r w:rsidRPr="00DB3832">
        <w:rPr>
          <w:rFonts w:ascii="Times New Roman" w:hAnsi="Times New Roman" w:cs="Times New Roman"/>
          <w:w w:val="105"/>
          <w:sz w:val="26"/>
          <w:szCs w:val="26"/>
          <w:lang w:val="ru-RU"/>
        </w:rPr>
        <w:t>test_script.ру. Очевидно, что если глубина вложенности зависимостей боль­ ше единицы, то вставлять reload повсюду становится утомительно. Поэтому в IPython имеется специальная функция dreload (не магическая), выполняющая</w:t>
      </w:r>
    </w:p>
    <w:p w14:paraId="7BE5B867" w14:textId="42FB3855" w:rsidR="00985BB7" w:rsidRPr="00DB3832" w:rsidRDefault="00885FE8" w:rsidP="00DB3832">
      <w:pPr>
        <w:spacing w:line="273" w:lineRule="exact"/>
        <w:ind w:left="153"/>
        <w:jc w:val="both"/>
        <w:rPr>
          <w:rFonts w:ascii="Times New Roman" w:hAnsi="Times New Roman" w:cs="Times New Roman"/>
          <w:w w:val="105"/>
          <w:sz w:val="26"/>
          <w:szCs w:val="26"/>
          <w:lang w:val="ru-RU"/>
        </w:rPr>
      </w:pPr>
      <w:r w:rsidRPr="00DB3832">
        <w:rPr>
          <w:rFonts w:ascii="Times New Roman" w:hAnsi="Times New Roman" w:cs="Times New Roman"/>
          <w:w w:val="105"/>
          <w:sz w:val="26"/>
          <w:szCs w:val="26"/>
          <w:lang w:val="ru-RU"/>
        </w:rPr>
        <w:t>«</w:t>
      </w:r>
      <w:r w:rsidR="00985BB7" w:rsidRPr="00DB3832">
        <w:rPr>
          <w:rFonts w:ascii="Times New Roman" w:hAnsi="Times New Roman" w:cs="Times New Roman"/>
          <w:w w:val="105"/>
          <w:sz w:val="26"/>
          <w:szCs w:val="26"/>
          <w:lang w:val="ru-RU"/>
        </w:rPr>
        <w:t>глубокую» (рекурсивную) перезагрузку модулей. Если бы я написал import</w:t>
      </w:r>
    </w:p>
    <w:p w14:paraId="36E02FA5" w14:textId="76FCF9DB" w:rsidR="00985BB7" w:rsidRDefault="00985BB7" w:rsidP="00DB3832">
      <w:pPr>
        <w:spacing w:before="8" w:line="230" w:lineRule="auto"/>
        <w:ind w:left="130" w:right="161" w:firstLine="9"/>
        <w:jc w:val="both"/>
        <w:rPr>
          <w:rFonts w:ascii="Times New Roman" w:hAnsi="Times New Roman" w:cs="Times New Roman"/>
          <w:w w:val="105"/>
          <w:sz w:val="26"/>
          <w:szCs w:val="26"/>
          <w:lang w:val="ru-RU"/>
        </w:rPr>
      </w:pPr>
      <w:r w:rsidRPr="00DB3832">
        <w:rPr>
          <w:rFonts w:ascii="Times New Roman" w:hAnsi="Times New Roman" w:cs="Times New Roman"/>
          <w:w w:val="105"/>
          <w:sz w:val="26"/>
          <w:szCs w:val="26"/>
          <w:lang w:val="ru-RU"/>
        </w:rPr>
        <w:t>some_lib, а затем dreload ( some_lib), то был бы перезагружен как модуль some_ 1ib, так и все его зависимости. К сожалению, это работает не во всех случаях, но если работает, то оказывается куда лучше перезапуска всего IPython.</w:t>
      </w:r>
    </w:p>
    <w:p w14:paraId="620A353A" w14:textId="3CA8D6D9" w:rsidR="0072605C" w:rsidRDefault="0072605C" w:rsidP="00DB3832">
      <w:pPr>
        <w:spacing w:before="8" w:line="230" w:lineRule="auto"/>
        <w:ind w:left="130" w:right="161" w:firstLine="9"/>
        <w:jc w:val="both"/>
        <w:rPr>
          <w:rFonts w:ascii="Times New Roman" w:hAnsi="Times New Roman" w:cs="Times New Roman"/>
          <w:w w:val="105"/>
          <w:sz w:val="26"/>
          <w:szCs w:val="26"/>
          <w:lang w:val="ru-RU"/>
        </w:rPr>
      </w:pPr>
    </w:p>
    <w:p w14:paraId="34472870" w14:textId="21885ACC" w:rsidR="0072605C" w:rsidRDefault="0072605C" w:rsidP="00DB3832">
      <w:pPr>
        <w:spacing w:before="8" w:line="230" w:lineRule="auto"/>
        <w:ind w:left="130" w:right="161" w:firstLine="9"/>
        <w:jc w:val="both"/>
        <w:rPr>
          <w:rFonts w:ascii="Times New Roman" w:hAnsi="Times New Roman" w:cs="Times New Roman"/>
          <w:w w:val="105"/>
          <w:sz w:val="26"/>
          <w:szCs w:val="26"/>
          <w:lang w:val="ru-RU"/>
        </w:rPr>
      </w:pPr>
    </w:p>
    <w:p w14:paraId="0710000E" w14:textId="003BA872" w:rsidR="0072605C" w:rsidRDefault="0072605C" w:rsidP="00DB3832">
      <w:pPr>
        <w:spacing w:before="8" w:line="230" w:lineRule="auto"/>
        <w:ind w:left="130" w:right="161" w:firstLine="9"/>
        <w:jc w:val="both"/>
        <w:rPr>
          <w:rFonts w:ascii="Times New Roman" w:hAnsi="Times New Roman" w:cs="Times New Roman"/>
          <w:w w:val="105"/>
          <w:sz w:val="26"/>
          <w:szCs w:val="26"/>
          <w:lang w:val="ru-RU"/>
        </w:rPr>
      </w:pPr>
    </w:p>
    <w:p w14:paraId="0BB9DAEF" w14:textId="5405F675" w:rsidR="0072605C" w:rsidRDefault="0072605C" w:rsidP="00DB3832">
      <w:pPr>
        <w:spacing w:before="8" w:line="230" w:lineRule="auto"/>
        <w:ind w:left="130" w:right="161" w:firstLine="9"/>
        <w:jc w:val="both"/>
        <w:rPr>
          <w:rFonts w:ascii="Times New Roman" w:hAnsi="Times New Roman" w:cs="Times New Roman"/>
          <w:w w:val="105"/>
          <w:sz w:val="26"/>
          <w:szCs w:val="26"/>
          <w:lang w:val="ru-RU"/>
        </w:rPr>
      </w:pPr>
    </w:p>
    <w:p w14:paraId="03CCB9FA" w14:textId="6FA31C15" w:rsidR="0072605C" w:rsidRDefault="0072605C" w:rsidP="00DB3832">
      <w:pPr>
        <w:spacing w:before="8" w:line="230" w:lineRule="auto"/>
        <w:ind w:left="130" w:right="161" w:firstLine="9"/>
        <w:jc w:val="both"/>
        <w:rPr>
          <w:rFonts w:ascii="Times New Roman" w:hAnsi="Times New Roman" w:cs="Times New Roman"/>
          <w:w w:val="105"/>
          <w:sz w:val="26"/>
          <w:szCs w:val="26"/>
          <w:lang w:val="ru-RU"/>
        </w:rPr>
      </w:pPr>
    </w:p>
    <w:p w14:paraId="5F793C2D" w14:textId="0D6F85F2" w:rsidR="0072605C" w:rsidRDefault="0072605C" w:rsidP="00DB3832">
      <w:pPr>
        <w:spacing w:before="8" w:line="230" w:lineRule="auto"/>
        <w:ind w:left="130" w:right="161" w:firstLine="9"/>
        <w:jc w:val="both"/>
        <w:rPr>
          <w:rFonts w:ascii="Times New Roman" w:hAnsi="Times New Roman" w:cs="Times New Roman"/>
          <w:w w:val="105"/>
          <w:sz w:val="26"/>
          <w:szCs w:val="26"/>
          <w:lang w:val="ru-RU"/>
        </w:rPr>
      </w:pPr>
    </w:p>
    <w:p w14:paraId="0A724F5D" w14:textId="601BE869" w:rsidR="0072605C" w:rsidRDefault="0072605C" w:rsidP="00DB3832">
      <w:pPr>
        <w:spacing w:before="8" w:line="230" w:lineRule="auto"/>
        <w:ind w:left="130" w:right="161" w:firstLine="9"/>
        <w:jc w:val="both"/>
        <w:rPr>
          <w:rFonts w:ascii="Times New Roman" w:hAnsi="Times New Roman" w:cs="Times New Roman"/>
          <w:w w:val="105"/>
          <w:sz w:val="26"/>
          <w:szCs w:val="26"/>
          <w:lang w:val="ru-RU"/>
        </w:rPr>
      </w:pPr>
    </w:p>
    <w:p w14:paraId="29AFE1BB" w14:textId="77A51BA8" w:rsidR="0072605C" w:rsidRDefault="0072605C" w:rsidP="00DB3832">
      <w:pPr>
        <w:spacing w:before="8" w:line="230" w:lineRule="auto"/>
        <w:ind w:left="130" w:right="161" w:firstLine="9"/>
        <w:jc w:val="both"/>
        <w:rPr>
          <w:rFonts w:ascii="Times New Roman" w:hAnsi="Times New Roman" w:cs="Times New Roman"/>
          <w:w w:val="105"/>
          <w:sz w:val="26"/>
          <w:szCs w:val="26"/>
          <w:lang w:val="ru-RU"/>
        </w:rPr>
      </w:pPr>
    </w:p>
    <w:p w14:paraId="1422FE09" w14:textId="77777777" w:rsidR="0072605C" w:rsidRPr="00DB3832" w:rsidRDefault="0072605C" w:rsidP="00DB3832">
      <w:pPr>
        <w:spacing w:before="8" w:line="230" w:lineRule="auto"/>
        <w:ind w:left="130" w:right="161" w:firstLine="9"/>
        <w:jc w:val="both"/>
        <w:rPr>
          <w:rFonts w:ascii="Times New Roman" w:hAnsi="Times New Roman" w:cs="Times New Roman"/>
          <w:w w:val="105"/>
          <w:sz w:val="26"/>
          <w:szCs w:val="26"/>
          <w:lang w:val="ru-RU"/>
        </w:rPr>
      </w:pPr>
    </w:p>
    <w:p w14:paraId="519099E4" w14:textId="77777777" w:rsidR="00985BB7" w:rsidRPr="00DB3832" w:rsidRDefault="00985BB7" w:rsidP="00DB3832">
      <w:pPr>
        <w:spacing w:before="277" w:line="428" w:lineRule="exact"/>
        <w:ind w:left="421"/>
        <w:jc w:val="both"/>
        <w:rPr>
          <w:rFonts w:ascii="Times New Roman" w:hAnsi="Times New Roman" w:cs="Times New Roman"/>
          <w:b/>
          <w:i/>
          <w:sz w:val="26"/>
          <w:szCs w:val="26"/>
          <w:lang w:val="ru-RU"/>
        </w:rPr>
      </w:pPr>
      <w:bookmarkStart w:id="30" w:name="_TOC_250141"/>
      <w:r w:rsidRPr="00DB3832">
        <w:rPr>
          <w:rFonts w:ascii="Times New Roman" w:hAnsi="Times New Roman" w:cs="Times New Roman"/>
          <w:b/>
          <w:i/>
          <w:w w:val="110"/>
          <w:sz w:val="26"/>
          <w:szCs w:val="26"/>
          <w:lang w:val="ru-RU"/>
        </w:rPr>
        <w:lastRenderedPageBreak/>
        <w:t>Советы</w:t>
      </w:r>
      <w:r w:rsidRPr="00DB3832">
        <w:rPr>
          <w:rFonts w:ascii="Times New Roman" w:hAnsi="Times New Roman" w:cs="Times New Roman"/>
          <w:b/>
          <w:i/>
          <w:spacing w:val="36"/>
          <w:w w:val="110"/>
          <w:sz w:val="26"/>
          <w:szCs w:val="26"/>
          <w:lang w:val="ru-RU"/>
        </w:rPr>
        <w:t xml:space="preserve"> </w:t>
      </w:r>
      <w:r w:rsidRPr="00DB3832">
        <w:rPr>
          <w:rFonts w:ascii="Times New Roman" w:hAnsi="Times New Roman" w:cs="Times New Roman"/>
          <w:b/>
          <w:i/>
          <w:w w:val="110"/>
          <w:sz w:val="26"/>
          <w:szCs w:val="26"/>
          <w:lang w:val="ru-RU"/>
        </w:rPr>
        <w:t>по</w:t>
      </w:r>
      <w:r w:rsidRPr="00DB3832">
        <w:rPr>
          <w:rFonts w:ascii="Times New Roman" w:hAnsi="Times New Roman" w:cs="Times New Roman"/>
          <w:b/>
          <w:i/>
          <w:spacing w:val="44"/>
          <w:w w:val="110"/>
          <w:sz w:val="26"/>
          <w:szCs w:val="26"/>
          <w:lang w:val="ru-RU"/>
        </w:rPr>
        <w:t xml:space="preserve"> </w:t>
      </w:r>
      <w:r w:rsidRPr="00DB3832">
        <w:rPr>
          <w:rFonts w:ascii="Times New Roman" w:hAnsi="Times New Roman" w:cs="Times New Roman"/>
          <w:b/>
          <w:i/>
          <w:w w:val="110"/>
          <w:sz w:val="26"/>
          <w:szCs w:val="26"/>
          <w:lang w:val="ru-RU"/>
        </w:rPr>
        <w:t>проектированию</w:t>
      </w:r>
      <w:r w:rsidRPr="00DB3832">
        <w:rPr>
          <w:rFonts w:ascii="Times New Roman" w:hAnsi="Times New Roman" w:cs="Times New Roman"/>
          <w:b/>
          <w:i/>
          <w:spacing w:val="47"/>
          <w:w w:val="110"/>
          <w:sz w:val="26"/>
          <w:szCs w:val="26"/>
          <w:lang w:val="ru-RU"/>
        </w:rPr>
        <w:t xml:space="preserve"> </w:t>
      </w:r>
      <w:bookmarkEnd w:id="30"/>
      <w:r w:rsidRPr="00DB3832">
        <w:rPr>
          <w:rFonts w:ascii="Times New Roman" w:hAnsi="Times New Roman" w:cs="Times New Roman"/>
          <w:b/>
          <w:i/>
          <w:w w:val="110"/>
          <w:sz w:val="26"/>
          <w:szCs w:val="26"/>
          <w:lang w:val="ru-RU"/>
        </w:rPr>
        <w:t>программ</w:t>
      </w:r>
    </w:p>
    <w:p w14:paraId="6B7202B5" w14:textId="5911E1B1" w:rsidR="00985BB7" w:rsidRPr="00DB3832" w:rsidRDefault="00985BB7" w:rsidP="00DB3832">
      <w:pPr>
        <w:spacing w:before="4" w:line="232" w:lineRule="auto"/>
        <w:ind w:left="142" w:right="165" w:firstLine="281"/>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Простых рецептов здесь нет, но некоторыми общими соображениями, которые лично мне кажутся эффективными, я все же поделюсь.</w:t>
      </w:r>
    </w:p>
    <w:p w14:paraId="0FDEDAA2" w14:textId="77777777" w:rsidR="00985BB7" w:rsidRPr="00DB3832" w:rsidRDefault="00985BB7" w:rsidP="00DB3832">
      <w:pPr>
        <w:spacing w:line="247" w:lineRule="auto"/>
        <w:ind w:left="417" w:right="171" w:firstLine="4"/>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Сохраняйте  ссылки   на  нужные   объекты   и   данные Программы, рассчитанные на запуск из командной строки, нередко структури­</w:t>
      </w:r>
    </w:p>
    <w:p w14:paraId="73763C82" w14:textId="77777777" w:rsidR="00985BB7" w:rsidRPr="00DB3832" w:rsidRDefault="00985BB7" w:rsidP="00DB3832">
      <w:pPr>
        <w:spacing w:line="280" w:lineRule="exact"/>
        <w:ind w:left="145"/>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руются, как показано в следующем тривиальном примере:</w:t>
      </w:r>
    </w:p>
    <w:p w14:paraId="19FC4841" w14:textId="53434F4F" w:rsidR="00985BB7" w:rsidRPr="00DB3832" w:rsidRDefault="00985BB7" w:rsidP="00DB3832">
      <w:pPr>
        <w:pStyle w:val="ListParagraph"/>
        <w:numPr>
          <w:ilvl w:val="0"/>
          <w:numId w:val="11"/>
        </w:numPr>
        <w:tabs>
          <w:tab w:val="left" w:pos="471"/>
          <w:tab w:val="left" w:pos="472"/>
        </w:tabs>
        <w:spacing w:before="121" w:line="228" w:lineRule="auto"/>
        <w:ind w:left="417" w:right="153" w:hanging="263"/>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ab/>
        <w:t xml:space="preserve">Поскольку модуль или пакет может импортироваться в нескольких местах программы, </w:t>
      </w:r>
      <w:r w:rsidRPr="00DB3832">
        <w:rPr>
          <w:rFonts w:ascii="Times New Roman" w:hAnsi="Times New Roman" w:cs="Times New Roman"/>
          <w:sz w:val="26"/>
          <w:szCs w:val="26"/>
        </w:rPr>
        <w:t>Python</w:t>
      </w:r>
      <w:r w:rsidRPr="00DB3832">
        <w:rPr>
          <w:rFonts w:ascii="Times New Roman" w:hAnsi="Times New Roman" w:cs="Times New Roman"/>
          <w:sz w:val="26"/>
          <w:szCs w:val="26"/>
          <w:lang w:val="ru-RU"/>
        </w:rPr>
        <w:t xml:space="preserve"> кэширует код модуля при первом импортиров</w:t>
      </w:r>
      <w:r w:rsidR="00962425">
        <w:rPr>
          <w:rFonts w:ascii="Times New Roman" w:hAnsi="Times New Roman" w:cs="Times New Roman"/>
          <w:sz w:val="26"/>
          <w:szCs w:val="26"/>
          <w:lang w:val="ru-RU"/>
        </w:rPr>
        <w:t>а</w:t>
      </w:r>
      <w:r w:rsidRPr="00DB3832">
        <w:rPr>
          <w:rFonts w:ascii="Times New Roman" w:hAnsi="Times New Roman" w:cs="Times New Roman"/>
          <w:sz w:val="26"/>
          <w:szCs w:val="26"/>
          <w:lang w:val="ru-RU"/>
        </w:rPr>
        <w:t xml:space="preserve">нии, а не выполняет </w:t>
      </w:r>
      <w:r w:rsidRPr="00DB3832">
        <w:rPr>
          <w:rFonts w:ascii="Times New Roman" w:hAnsi="Times New Roman" w:cs="Times New Roman"/>
          <w:sz w:val="26"/>
          <w:szCs w:val="26"/>
        </w:rPr>
        <w:t>e</w:t>
      </w:r>
      <w:r w:rsidR="00866240">
        <w:rPr>
          <w:rFonts w:ascii="Times New Roman" w:hAnsi="Times New Roman" w:cs="Times New Roman"/>
          <w:sz w:val="26"/>
          <w:szCs w:val="26"/>
          <w:lang w:val="ru-RU"/>
        </w:rPr>
        <w:t>г</w:t>
      </w:r>
      <w:r w:rsidRPr="00DB3832">
        <w:rPr>
          <w:rFonts w:ascii="Times New Roman" w:hAnsi="Times New Roman" w:cs="Times New Roman"/>
          <w:sz w:val="26"/>
          <w:szCs w:val="26"/>
        </w:rPr>
        <w:t>o</w:t>
      </w:r>
      <w:r w:rsidRPr="00DB3832">
        <w:rPr>
          <w:rFonts w:ascii="Times New Roman" w:hAnsi="Times New Roman" w:cs="Times New Roman"/>
          <w:sz w:val="26"/>
          <w:szCs w:val="26"/>
          <w:lang w:val="ru-RU"/>
        </w:rPr>
        <w:t xml:space="preserve"> каждый раз.</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В противном</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случае следование принципам модульности и правильной организации кода могло бы поставить</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под угрозу</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эффективность приложения.</w:t>
      </w:r>
    </w:p>
    <w:p w14:paraId="7E6CB75B" w14:textId="77777777" w:rsidR="00985BB7" w:rsidRPr="00DB3832" w:rsidRDefault="00985BB7" w:rsidP="00DB3832">
      <w:pPr>
        <w:spacing w:line="228" w:lineRule="auto"/>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2BC324C8" w14:textId="2D04D79E" w:rsidR="00985BB7" w:rsidRPr="00DB3832" w:rsidRDefault="00985BB7" w:rsidP="00DB3832">
      <w:pPr>
        <w:pStyle w:val="BodyText"/>
        <w:jc w:val="both"/>
        <w:rPr>
          <w:rFonts w:ascii="Times New Roman" w:hAnsi="Times New Roman" w:cs="Times New Roman"/>
          <w:sz w:val="26"/>
          <w:szCs w:val="26"/>
          <w:lang w:val="ru-RU"/>
        </w:rPr>
      </w:pPr>
    </w:p>
    <w:p w14:paraId="7866D6E8" w14:textId="77777777" w:rsidR="00985BB7" w:rsidRPr="00DB3832" w:rsidRDefault="00985BB7" w:rsidP="00DB3832">
      <w:pPr>
        <w:pStyle w:val="BodyText"/>
        <w:jc w:val="both"/>
        <w:rPr>
          <w:rFonts w:ascii="Times New Roman" w:hAnsi="Times New Roman" w:cs="Times New Roman"/>
          <w:sz w:val="26"/>
          <w:szCs w:val="26"/>
          <w:lang w:val="ru-RU"/>
        </w:rPr>
      </w:pPr>
    </w:p>
    <w:p w14:paraId="1C4F82B6" w14:textId="77777777" w:rsidR="00985BB7" w:rsidRPr="00DB3832" w:rsidRDefault="00985BB7" w:rsidP="00DB3832">
      <w:pPr>
        <w:pStyle w:val="BodyText"/>
        <w:spacing w:before="4"/>
        <w:jc w:val="both"/>
        <w:rPr>
          <w:rFonts w:ascii="Times New Roman" w:hAnsi="Times New Roman" w:cs="Times New Roman"/>
          <w:sz w:val="26"/>
          <w:szCs w:val="26"/>
          <w:lang w:val="ru-RU"/>
        </w:rPr>
      </w:pPr>
    </w:p>
    <w:p w14:paraId="6F2F3E9F" w14:textId="49FC3712" w:rsidR="00985BB7" w:rsidRPr="00DB3832" w:rsidRDefault="00985BB7" w:rsidP="00DB3832">
      <w:pPr>
        <w:jc w:val="both"/>
        <w:rPr>
          <w:rFonts w:ascii="Times New Roman" w:hAnsi="Times New Roman" w:cs="Times New Roman"/>
          <w:sz w:val="26"/>
          <w:szCs w:val="26"/>
          <w:lang w:val="ru-RU"/>
        </w:rPr>
        <w:sectPr w:rsidR="00985BB7" w:rsidRPr="00DB3832">
          <w:type w:val="continuous"/>
          <w:pgSz w:w="10350" w:h="14790"/>
          <w:pgMar w:top="0" w:right="560" w:bottom="280" w:left="560" w:header="720" w:footer="720" w:gutter="0"/>
          <w:cols w:num="2" w:space="720" w:equalWidth="0">
            <w:col w:w="2318" w:space="40"/>
            <w:col w:w="6872"/>
          </w:cols>
        </w:sectPr>
      </w:pPr>
    </w:p>
    <w:p w14:paraId="55DB2ABC" w14:textId="1AC010CE" w:rsidR="00752F2F" w:rsidRPr="00DB3832" w:rsidRDefault="00752F2F" w:rsidP="00DB3832">
      <w:pPr>
        <w:pStyle w:val="BodyText"/>
        <w:spacing w:before="11"/>
        <w:jc w:val="both"/>
        <w:rPr>
          <w:rFonts w:ascii="Times New Roman" w:hAnsi="Times New Roman" w:cs="Times New Roman"/>
          <w:sz w:val="26"/>
          <w:szCs w:val="26"/>
          <w:lang w:val="ru-RU"/>
        </w:rPr>
      </w:pPr>
      <w:r w:rsidRPr="00DB3832">
        <w:rPr>
          <w:rFonts w:ascii="Times New Roman" w:hAnsi="Times New Roman" w:cs="Times New Roman"/>
          <w:noProof/>
          <w:sz w:val="26"/>
          <w:szCs w:val="26"/>
        </w:rPr>
        <w:drawing>
          <wp:inline distT="0" distB="0" distL="0" distR="0" wp14:anchorId="491E8F91" wp14:editId="3AD42A9D">
            <wp:extent cx="1742950" cy="1478280"/>
            <wp:effectExtent l="0" t="0" r="0" b="762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46041" cy="1480902"/>
                    </a:xfrm>
                    <a:prstGeom prst="rect">
                      <a:avLst/>
                    </a:prstGeom>
                  </pic:spPr>
                </pic:pic>
              </a:graphicData>
            </a:graphic>
          </wp:inline>
        </w:drawing>
      </w:r>
    </w:p>
    <w:p w14:paraId="5C471DB7" w14:textId="77777777" w:rsidR="00752F2F" w:rsidRPr="00DB3832" w:rsidRDefault="00752F2F" w:rsidP="00DB3832">
      <w:pPr>
        <w:spacing w:before="98" w:line="189" w:lineRule="auto"/>
        <w:ind w:left="185" w:right="140" w:firstLine="284"/>
        <w:jc w:val="both"/>
        <w:rPr>
          <w:rFonts w:ascii="Times New Roman" w:hAnsi="Times New Roman" w:cs="Times New Roman"/>
          <w:w w:val="50"/>
          <w:sz w:val="26"/>
          <w:szCs w:val="26"/>
          <w:lang w:val="ru-RU"/>
        </w:rPr>
      </w:pPr>
    </w:p>
    <w:p w14:paraId="5A24941E" w14:textId="356A317E" w:rsidR="00985BB7" w:rsidRPr="00DB3832" w:rsidRDefault="00985BB7" w:rsidP="00DB3832">
      <w:pPr>
        <w:spacing w:before="98" w:line="189" w:lineRule="auto"/>
        <w:ind w:left="185" w:right="140" w:firstLine="284"/>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 xml:space="preserve">Вы уже видите, что случится, если эту программу запустить в IPython? После ее завершения все результаты или объекты, определенные в функции main, будут недоступны в оболочке </w:t>
      </w:r>
      <w:r w:rsidR="00BF31C1" w:rsidRPr="00DB3832">
        <w:rPr>
          <w:rFonts w:ascii="Times New Roman" w:hAnsi="Times New Roman" w:cs="Times New Roman"/>
          <w:w w:val="95"/>
          <w:sz w:val="26"/>
          <w:szCs w:val="26"/>
          <w:lang w:val="ru-RU"/>
        </w:rPr>
        <w:t>IPython</w:t>
      </w:r>
      <w:r w:rsidRPr="00DB3832">
        <w:rPr>
          <w:rFonts w:ascii="Times New Roman" w:hAnsi="Times New Roman" w:cs="Times New Roman"/>
          <w:w w:val="95"/>
          <w:sz w:val="26"/>
          <w:szCs w:val="26"/>
          <w:lang w:val="ru-RU"/>
        </w:rPr>
        <w:t xml:space="preserve">. Лучше, если любой код, находящийся в main, будет исполняться прямо в глобальном пространстве имен модуля (или в блоке if </w:t>
      </w:r>
      <w:r w:rsidR="0039187D"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_name_</w:t>
      </w:r>
      <w:r w:rsidR="0039187D"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 xml:space="preserve"> == </w:t>
      </w:r>
      <w:r w:rsidR="00F714E2"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 xml:space="preserve"> _main_ </w:t>
      </w:r>
      <w:r w:rsidR="00F714E2" w:rsidRPr="00DB3832">
        <w:rPr>
          <w:rFonts w:ascii="Times New Roman" w:hAnsi="Times New Roman" w:cs="Times New Roman"/>
          <w:w w:val="95"/>
          <w:sz w:val="26"/>
          <w:szCs w:val="26"/>
          <w:lang w:val="ru-RU"/>
        </w:rPr>
        <w:t>‘</w:t>
      </w:r>
      <w:r w:rsidRPr="00DB3832">
        <w:rPr>
          <w:rFonts w:ascii="Times New Roman" w:hAnsi="Times New Roman" w:cs="Times New Roman"/>
          <w:w w:val="95"/>
          <w:sz w:val="26"/>
          <w:szCs w:val="26"/>
          <w:lang w:val="ru-RU"/>
        </w:rPr>
        <w:t>: , если вы хотите, чтобы и сам модуль был импортируемым). Тогда после выполнения кода командой %run вы сможете просмотреть все переменные, определенные в main. В таком простом примере это неважно, но далее в книге будут рассмотрены сложные задачи анализа данных, в которых уча­ ствуют большие наборы, и их исследование может оказаться весьма полезным.</w:t>
      </w:r>
    </w:p>
    <w:p w14:paraId="485339E3" w14:textId="77777777" w:rsidR="00985BB7" w:rsidRPr="00DB3832" w:rsidRDefault="00985BB7" w:rsidP="00DB3832">
      <w:pPr>
        <w:spacing w:before="179" w:line="334" w:lineRule="exact"/>
        <w:ind w:left="486"/>
        <w:jc w:val="both"/>
        <w:rPr>
          <w:rFonts w:ascii="Times New Roman" w:hAnsi="Times New Roman" w:cs="Times New Roman"/>
          <w:b/>
          <w:sz w:val="26"/>
          <w:szCs w:val="26"/>
          <w:lang w:val="ru-RU"/>
        </w:rPr>
      </w:pPr>
      <w:r w:rsidRPr="00DB3832">
        <w:rPr>
          <w:rFonts w:ascii="Times New Roman" w:hAnsi="Times New Roman" w:cs="Times New Roman"/>
          <w:b/>
          <w:w w:val="90"/>
          <w:sz w:val="26"/>
          <w:szCs w:val="26"/>
          <w:lang w:val="ru-RU"/>
        </w:rPr>
        <w:t>Плоское</w:t>
      </w:r>
      <w:r w:rsidRPr="00DB3832">
        <w:rPr>
          <w:rFonts w:ascii="Times New Roman" w:hAnsi="Times New Roman" w:cs="Times New Roman"/>
          <w:b/>
          <w:spacing w:val="-1"/>
          <w:w w:val="90"/>
          <w:sz w:val="26"/>
          <w:szCs w:val="26"/>
          <w:lang w:val="ru-RU"/>
        </w:rPr>
        <w:t xml:space="preserve"> </w:t>
      </w:r>
      <w:r w:rsidRPr="00DB3832">
        <w:rPr>
          <w:rFonts w:ascii="Times New Roman" w:hAnsi="Times New Roman" w:cs="Times New Roman"/>
          <w:b/>
          <w:w w:val="90"/>
          <w:sz w:val="26"/>
          <w:szCs w:val="26"/>
          <w:lang w:val="ru-RU"/>
        </w:rPr>
        <w:t>лучше</w:t>
      </w:r>
      <w:r w:rsidRPr="00DB3832">
        <w:rPr>
          <w:rFonts w:ascii="Times New Roman" w:hAnsi="Times New Roman" w:cs="Times New Roman"/>
          <w:b/>
          <w:spacing w:val="7"/>
          <w:w w:val="90"/>
          <w:sz w:val="26"/>
          <w:szCs w:val="26"/>
          <w:lang w:val="ru-RU"/>
        </w:rPr>
        <w:t xml:space="preserve"> </w:t>
      </w:r>
      <w:r w:rsidRPr="00DB3832">
        <w:rPr>
          <w:rFonts w:ascii="Times New Roman" w:hAnsi="Times New Roman" w:cs="Times New Roman"/>
          <w:b/>
          <w:w w:val="90"/>
          <w:sz w:val="26"/>
          <w:szCs w:val="26"/>
          <w:lang w:val="ru-RU"/>
        </w:rPr>
        <w:t>вложенного</w:t>
      </w:r>
    </w:p>
    <w:p w14:paraId="3BE09507" w14:textId="77777777" w:rsidR="00985BB7" w:rsidRPr="00DB3832" w:rsidRDefault="00985BB7" w:rsidP="00DB3832">
      <w:pPr>
        <w:spacing w:before="48" w:line="189" w:lineRule="auto"/>
        <w:ind w:left="201" w:right="119" w:firstLine="282"/>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Глубоко вложенный код напоминает мне чешуи луковицы. Сколько чешуй придется снять при тестировании или отладке функции, чтобы добраться до ин­ тересующего кода? Идея «плоское лучше вложенного&gt;.'&gt; - часть «Свода мудрости Python&gt;.'&gt;, применимая и к разработке кода, предназначенного для интерактивного использования. Чем более модульными являются классы и функции и чем мень­ ше связей между ними, тем проще их тестировать (если вь1 пишете автономные тесты), отлаживать и использовать интерактивно.</w:t>
      </w:r>
    </w:p>
    <w:p w14:paraId="31C20609" w14:textId="77777777" w:rsidR="00985BB7" w:rsidRPr="00DB3832" w:rsidRDefault="00985BB7" w:rsidP="00DB3832">
      <w:pPr>
        <w:pStyle w:val="BodyText"/>
        <w:spacing w:before="11"/>
        <w:jc w:val="both"/>
        <w:rPr>
          <w:rFonts w:ascii="Times New Roman" w:hAnsi="Times New Roman" w:cs="Times New Roman"/>
          <w:sz w:val="26"/>
          <w:szCs w:val="26"/>
          <w:lang w:val="ru-RU"/>
        </w:rPr>
      </w:pPr>
    </w:p>
    <w:p w14:paraId="7B6E4E99" w14:textId="167434C0" w:rsidR="00985BB7" w:rsidRPr="002C4DBC" w:rsidRDefault="00985BB7" w:rsidP="00DB3832">
      <w:pPr>
        <w:spacing w:line="334" w:lineRule="exact"/>
        <w:ind w:left="496"/>
        <w:jc w:val="both"/>
        <w:rPr>
          <w:rFonts w:ascii="Times New Roman" w:hAnsi="Times New Roman" w:cs="Times New Roman"/>
          <w:b/>
          <w:lang w:val="ru-RU"/>
        </w:rPr>
      </w:pPr>
      <w:r w:rsidRPr="002C4DBC">
        <w:rPr>
          <w:rFonts w:ascii="Times New Roman" w:hAnsi="Times New Roman" w:cs="Times New Roman"/>
          <w:b/>
          <w:w w:val="90"/>
          <w:lang w:val="ru-RU"/>
        </w:rPr>
        <w:t>Перестаньте</w:t>
      </w:r>
      <w:r w:rsidRPr="002C4DBC">
        <w:rPr>
          <w:rFonts w:ascii="Times New Roman" w:hAnsi="Times New Roman" w:cs="Times New Roman"/>
          <w:b/>
          <w:spacing w:val="26"/>
          <w:w w:val="90"/>
          <w:lang w:val="ru-RU"/>
        </w:rPr>
        <w:t xml:space="preserve"> </w:t>
      </w:r>
      <w:r w:rsidRPr="002C4DBC">
        <w:rPr>
          <w:rFonts w:ascii="Times New Roman" w:hAnsi="Times New Roman" w:cs="Times New Roman"/>
          <w:b/>
          <w:w w:val="90"/>
          <w:lang w:val="ru-RU"/>
        </w:rPr>
        <w:t>бояться</w:t>
      </w:r>
      <w:r w:rsidRPr="002C4DBC">
        <w:rPr>
          <w:rFonts w:ascii="Times New Roman" w:hAnsi="Times New Roman" w:cs="Times New Roman"/>
          <w:b/>
          <w:spacing w:val="26"/>
          <w:w w:val="90"/>
          <w:lang w:val="ru-RU"/>
        </w:rPr>
        <w:t xml:space="preserve"> </w:t>
      </w:r>
      <w:r w:rsidRPr="002C4DBC">
        <w:rPr>
          <w:rFonts w:ascii="Times New Roman" w:hAnsi="Times New Roman" w:cs="Times New Roman"/>
          <w:b/>
          <w:w w:val="90"/>
          <w:lang w:val="ru-RU"/>
        </w:rPr>
        <w:t>длинных</w:t>
      </w:r>
      <w:r w:rsidRPr="002C4DBC">
        <w:rPr>
          <w:rFonts w:ascii="Times New Roman" w:hAnsi="Times New Roman" w:cs="Times New Roman"/>
          <w:b/>
          <w:spacing w:val="22"/>
          <w:w w:val="90"/>
          <w:lang w:val="ru-RU"/>
        </w:rPr>
        <w:t xml:space="preserve"> </w:t>
      </w:r>
      <w:r w:rsidRPr="002C4DBC">
        <w:rPr>
          <w:rFonts w:ascii="Times New Roman" w:hAnsi="Times New Roman" w:cs="Times New Roman"/>
          <w:b/>
          <w:w w:val="90"/>
          <w:lang w:val="ru-RU"/>
        </w:rPr>
        <w:t>файлов</w:t>
      </w:r>
    </w:p>
    <w:p w14:paraId="51CA40C9" w14:textId="77777777" w:rsidR="00985BB7" w:rsidRPr="002C4DBC" w:rsidRDefault="00985BB7" w:rsidP="00DB3832">
      <w:pPr>
        <w:spacing w:before="48" w:line="189" w:lineRule="auto"/>
        <w:ind w:left="215" w:right="108" w:firstLine="280"/>
        <w:jc w:val="both"/>
        <w:rPr>
          <w:rFonts w:ascii="Times New Roman" w:hAnsi="Times New Roman" w:cs="Times New Roman"/>
          <w:w w:val="95"/>
          <w:lang w:val="ru-RU"/>
        </w:rPr>
      </w:pPr>
      <w:r w:rsidRPr="002C4DBC">
        <w:rPr>
          <w:rFonts w:ascii="Times New Roman" w:hAnsi="Times New Roman" w:cs="Times New Roman"/>
          <w:w w:val="95"/>
          <w:lang w:val="ru-RU"/>
        </w:rPr>
        <w:t>Если вы раньше работали с Java (или аналогичным языком), то, наверное, вам говорили, что чем файл короче, тем лучше. Во многих языках это разумный совет; длинный файл несет в себе дурной «запашок&gt;.'&gt; и наводит на мысль о необходи­ мости рефакторинга или реорганизации. Однако при разработке кода в IPython наличие 10 мелких (скажем, не более 100 строчек) взаимосвязанных файлов с большей вероятностью вызовет проблемы, чем при работе всего с одним, двумя или тремя файлами подлиннее. Чем меньше файлов, тем меньше нужно переза­ гружать модулей и тем реже приходится переходить от файла к файлу в процессе редактирования. Я пришел к выводу, что сопровождение крупных модулей с высо­ кой степенью внутренней сцепленности гораздо полезнее и лучше соответствует духу Python. По мере приближения к окончательному решению, возможно, имеет смысл разбить большие файлы на более мелкие.</w:t>
      </w:r>
    </w:p>
    <w:p w14:paraId="26A87EF0" w14:textId="2F62A0A9" w:rsidR="00985BB7" w:rsidRPr="00BF1253" w:rsidRDefault="00985BB7" w:rsidP="00BF1253">
      <w:pPr>
        <w:spacing w:before="15" w:line="189" w:lineRule="auto"/>
        <w:ind w:left="233" w:right="119" w:firstLine="286"/>
        <w:jc w:val="both"/>
        <w:rPr>
          <w:rFonts w:ascii="Times New Roman" w:hAnsi="Times New Roman" w:cs="Times New Roman"/>
          <w:w w:val="95"/>
          <w:lang w:val="ru-RU"/>
        </w:rPr>
        <w:sectPr w:rsidR="00985BB7" w:rsidRPr="00BF1253">
          <w:type w:val="continuous"/>
          <w:pgSz w:w="10350" w:h="14790"/>
          <w:pgMar w:top="0" w:right="560" w:bottom="280" w:left="560" w:header="720" w:footer="720" w:gutter="0"/>
          <w:cols w:space="720"/>
        </w:sectPr>
      </w:pPr>
      <w:r w:rsidRPr="002C4DBC">
        <w:rPr>
          <w:rFonts w:ascii="Times New Roman" w:hAnsi="Times New Roman" w:cs="Times New Roman"/>
          <w:w w:val="95"/>
          <w:lang w:val="ru-RU"/>
        </w:rPr>
        <w:t>Понятно, что я не призываю бросаться из одной крайности в другую, т. е. по­ мещать весь код в один гигантский файл. Для отыскания разумной и интуитив-</w:t>
      </w:r>
    </w:p>
    <w:p w14:paraId="291A784F" w14:textId="03DF21C4" w:rsidR="00985BB7" w:rsidRPr="00DB3832" w:rsidRDefault="00985BB7" w:rsidP="00DB3832">
      <w:pPr>
        <w:pStyle w:val="BodyText"/>
        <w:jc w:val="both"/>
        <w:rPr>
          <w:rFonts w:ascii="Times New Roman" w:hAnsi="Times New Roman" w:cs="Times New Roman"/>
          <w:sz w:val="26"/>
          <w:szCs w:val="26"/>
          <w:lang w:val="ru-RU"/>
        </w:rPr>
      </w:pPr>
    </w:p>
    <w:p w14:paraId="50975F12" w14:textId="77777777" w:rsidR="00985BB7" w:rsidRPr="00DB3832" w:rsidRDefault="00985BB7" w:rsidP="00DB3832">
      <w:pPr>
        <w:pStyle w:val="BodyText"/>
        <w:spacing w:before="4"/>
        <w:jc w:val="both"/>
        <w:rPr>
          <w:rFonts w:ascii="Times New Roman" w:hAnsi="Times New Roman" w:cs="Times New Roman"/>
          <w:b/>
          <w:sz w:val="26"/>
          <w:szCs w:val="26"/>
          <w:lang w:val="ru-RU"/>
        </w:rPr>
      </w:pPr>
    </w:p>
    <w:p w14:paraId="5A270CAE" w14:textId="77777777" w:rsidR="00985BB7" w:rsidRPr="00DB3832" w:rsidRDefault="00985BB7" w:rsidP="00DB3832">
      <w:pPr>
        <w:spacing w:line="189" w:lineRule="auto"/>
        <w:ind w:left="126" w:right="175"/>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но очевидной структуры модулей и пакеtов, составляющих большую программу, нередко приходится потрудиться, но при коллективной работе это очею, важно. Каждый модуль должен обладать внутренней сцеплешюстыо, а местонахождение функций и классов, относящихся к каждой области функциональности, должно быть как можно более очевидным.</w:t>
      </w:r>
    </w:p>
    <w:p w14:paraId="271E5291" w14:textId="77777777" w:rsidR="00985BB7" w:rsidRPr="00DB3832" w:rsidRDefault="00985BB7" w:rsidP="00DB3832">
      <w:pPr>
        <w:pStyle w:val="BodyText"/>
        <w:spacing w:before="5"/>
        <w:jc w:val="both"/>
        <w:rPr>
          <w:rFonts w:ascii="Times New Roman" w:hAnsi="Times New Roman" w:cs="Times New Roman"/>
          <w:sz w:val="26"/>
          <w:szCs w:val="26"/>
          <w:lang w:val="ru-RU"/>
        </w:rPr>
      </w:pPr>
    </w:p>
    <w:p w14:paraId="515258F8" w14:textId="77777777" w:rsidR="00985BB7" w:rsidRPr="00DB3832" w:rsidRDefault="00985BB7" w:rsidP="00DB3832">
      <w:pPr>
        <w:pStyle w:val="Heading7"/>
        <w:ind w:left="121"/>
        <w:jc w:val="both"/>
        <w:rPr>
          <w:rFonts w:ascii="Times New Roman" w:hAnsi="Times New Roman" w:cs="Times New Roman"/>
          <w:sz w:val="26"/>
          <w:szCs w:val="26"/>
          <w:lang w:val="ru-RU"/>
        </w:rPr>
      </w:pPr>
      <w:bookmarkStart w:id="31" w:name="_TOC_250140"/>
      <w:r w:rsidRPr="00DB3832">
        <w:rPr>
          <w:rFonts w:ascii="Times New Roman" w:hAnsi="Times New Roman" w:cs="Times New Roman"/>
          <w:w w:val="90"/>
          <w:sz w:val="26"/>
          <w:szCs w:val="26"/>
          <w:lang w:val="ru-RU"/>
        </w:rPr>
        <w:t>Дополнительные</w:t>
      </w:r>
      <w:r w:rsidRPr="00DB3832">
        <w:rPr>
          <w:rFonts w:ascii="Times New Roman" w:hAnsi="Times New Roman" w:cs="Times New Roman"/>
          <w:spacing w:val="116"/>
          <w:w w:val="90"/>
          <w:sz w:val="26"/>
          <w:szCs w:val="26"/>
          <w:lang w:val="ru-RU"/>
        </w:rPr>
        <w:t xml:space="preserve"> </w:t>
      </w:r>
      <w:r w:rsidRPr="00DB3832">
        <w:rPr>
          <w:rFonts w:ascii="Times New Roman" w:hAnsi="Times New Roman" w:cs="Times New Roman"/>
          <w:w w:val="90"/>
          <w:sz w:val="26"/>
          <w:szCs w:val="26"/>
          <w:lang w:val="ru-RU"/>
        </w:rPr>
        <w:t>возможности</w:t>
      </w:r>
      <w:r w:rsidRPr="00DB3832">
        <w:rPr>
          <w:rFonts w:ascii="Times New Roman" w:hAnsi="Times New Roman" w:cs="Times New Roman"/>
          <w:spacing w:val="117"/>
          <w:w w:val="90"/>
          <w:sz w:val="26"/>
          <w:szCs w:val="26"/>
          <w:lang w:val="ru-RU"/>
        </w:rPr>
        <w:t xml:space="preserve"> </w:t>
      </w:r>
      <w:bookmarkEnd w:id="31"/>
      <w:r w:rsidRPr="00DB3832">
        <w:rPr>
          <w:rFonts w:ascii="Times New Roman" w:hAnsi="Times New Roman" w:cs="Times New Roman"/>
          <w:w w:val="90"/>
          <w:sz w:val="26"/>
          <w:szCs w:val="26"/>
        </w:rPr>
        <w:t>IPython</w:t>
      </w:r>
    </w:p>
    <w:p w14:paraId="5F2C0932" w14:textId="77777777" w:rsidR="00985BB7" w:rsidRPr="00DB3832" w:rsidRDefault="00985BB7" w:rsidP="00DB3832">
      <w:pPr>
        <w:spacing w:before="135"/>
        <w:ind w:left="366"/>
        <w:jc w:val="both"/>
        <w:rPr>
          <w:rFonts w:ascii="Times New Roman" w:hAnsi="Times New Roman" w:cs="Times New Roman"/>
          <w:b/>
          <w:i/>
          <w:sz w:val="26"/>
          <w:szCs w:val="26"/>
          <w:lang w:val="ru-RU"/>
        </w:rPr>
      </w:pPr>
      <w:r w:rsidRPr="00DB3832">
        <w:rPr>
          <w:rFonts w:ascii="Times New Roman" w:hAnsi="Times New Roman" w:cs="Times New Roman"/>
          <w:b/>
          <w:i/>
          <w:sz w:val="26"/>
          <w:szCs w:val="26"/>
          <w:lang w:val="ru-RU"/>
        </w:rPr>
        <w:t>Делайте</w:t>
      </w:r>
      <w:r w:rsidRPr="00DB3832">
        <w:rPr>
          <w:rFonts w:ascii="Times New Roman" w:hAnsi="Times New Roman" w:cs="Times New Roman"/>
          <w:b/>
          <w:i/>
          <w:spacing w:val="3"/>
          <w:sz w:val="26"/>
          <w:szCs w:val="26"/>
          <w:lang w:val="ru-RU"/>
        </w:rPr>
        <w:t xml:space="preserve"> </w:t>
      </w:r>
      <w:r w:rsidRPr="00DB3832">
        <w:rPr>
          <w:rFonts w:ascii="Times New Roman" w:hAnsi="Times New Roman" w:cs="Times New Roman"/>
          <w:b/>
          <w:i/>
          <w:sz w:val="26"/>
          <w:szCs w:val="26"/>
          <w:lang w:val="ru-RU"/>
        </w:rPr>
        <w:t>классы</w:t>
      </w:r>
      <w:r w:rsidRPr="00DB3832">
        <w:rPr>
          <w:rFonts w:ascii="Times New Roman" w:hAnsi="Times New Roman" w:cs="Times New Roman"/>
          <w:b/>
          <w:i/>
          <w:spacing w:val="-34"/>
          <w:sz w:val="26"/>
          <w:szCs w:val="26"/>
          <w:lang w:val="ru-RU"/>
        </w:rPr>
        <w:t xml:space="preserve"> </w:t>
      </w:r>
      <w:r w:rsidRPr="00DB3832">
        <w:rPr>
          <w:rFonts w:ascii="Times New Roman" w:hAnsi="Times New Roman" w:cs="Times New Roman"/>
          <w:b/>
          <w:i/>
          <w:sz w:val="26"/>
          <w:szCs w:val="26"/>
          <w:lang w:val="ru-RU"/>
        </w:rPr>
        <w:t>дружественными к</w:t>
      </w:r>
      <w:r w:rsidRPr="00DB3832">
        <w:rPr>
          <w:rFonts w:ascii="Times New Roman" w:hAnsi="Times New Roman" w:cs="Times New Roman"/>
          <w:b/>
          <w:i/>
          <w:spacing w:val="-12"/>
          <w:sz w:val="26"/>
          <w:szCs w:val="26"/>
          <w:lang w:val="ru-RU"/>
        </w:rPr>
        <w:t xml:space="preserve"> </w:t>
      </w:r>
      <w:r w:rsidRPr="00DB3832">
        <w:rPr>
          <w:rFonts w:ascii="Times New Roman" w:hAnsi="Times New Roman" w:cs="Times New Roman"/>
          <w:b/>
          <w:i/>
          <w:sz w:val="26"/>
          <w:szCs w:val="26"/>
        </w:rPr>
        <w:t>IPython</w:t>
      </w:r>
    </w:p>
    <w:p w14:paraId="37699A9B" w14:textId="29E2A8BA" w:rsidR="00985BB7" w:rsidRPr="00DB3832" w:rsidRDefault="00985BB7" w:rsidP="00DB3832">
      <w:pPr>
        <w:spacing w:before="118" w:line="189" w:lineRule="auto"/>
        <w:ind w:left="128" w:right="171" w:firstLine="283"/>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В IPython предпринимаются все меры к тому, чтобы вывести на консоль понят­ ное строковое представление инспектируемых объектов. Для многих объектов, в частности словарей, списков и кортежей, красивое форматирование обеспечива­ ется за счет встроенного модуля pprint. Однако в классах, определенных поль­ зователем, порождение строкового представ.тiсния возлагается на автора. Рассмо­ трим такой простенький класс:</w:t>
      </w:r>
    </w:p>
    <w:p w14:paraId="776F9EB7" w14:textId="0A51F9C2" w:rsidR="00D25655" w:rsidRPr="00DB3832" w:rsidRDefault="00D25655" w:rsidP="00DB3832">
      <w:pPr>
        <w:spacing w:before="118" w:line="189" w:lineRule="auto"/>
        <w:ind w:left="128" w:right="171" w:firstLine="283"/>
        <w:jc w:val="both"/>
        <w:rPr>
          <w:rFonts w:ascii="Times New Roman" w:hAnsi="Times New Roman" w:cs="Times New Roman"/>
          <w:w w:val="95"/>
          <w:sz w:val="26"/>
          <w:szCs w:val="26"/>
          <w:lang w:val="ru-RU"/>
        </w:rPr>
      </w:pPr>
      <w:r w:rsidRPr="00DB3832">
        <w:rPr>
          <w:rFonts w:ascii="Times New Roman" w:hAnsi="Times New Roman" w:cs="Times New Roman"/>
          <w:noProof/>
          <w:sz w:val="26"/>
          <w:szCs w:val="26"/>
        </w:rPr>
        <w:drawing>
          <wp:inline distT="0" distB="0" distL="0" distR="0" wp14:anchorId="05E735DC" wp14:editId="7873966F">
            <wp:extent cx="2308860" cy="543785"/>
            <wp:effectExtent l="0" t="0" r="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39227" cy="550937"/>
                    </a:xfrm>
                    <a:prstGeom prst="rect">
                      <a:avLst/>
                    </a:prstGeom>
                  </pic:spPr>
                </pic:pic>
              </a:graphicData>
            </a:graphic>
          </wp:inline>
        </w:drawing>
      </w:r>
    </w:p>
    <w:p w14:paraId="782F0E21" w14:textId="77777777" w:rsidR="00985BB7" w:rsidRPr="00DB3832" w:rsidRDefault="00985BB7" w:rsidP="00DB3832">
      <w:pPr>
        <w:spacing w:before="186"/>
        <w:ind w:left="419"/>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Вы будете разочарованы тем, как такой класс распечатывается  по умолчанию:</w:t>
      </w:r>
    </w:p>
    <w:p w14:paraId="5F8FD4DB" w14:textId="77777777" w:rsidR="00FE7E08" w:rsidRPr="00DB3832" w:rsidRDefault="00FE7E08" w:rsidP="00DB3832">
      <w:pPr>
        <w:spacing w:before="248" w:line="189" w:lineRule="auto"/>
        <w:ind w:left="135" w:right="157" w:firstLine="288"/>
        <w:jc w:val="both"/>
        <w:rPr>
          <w:rFonts w:ascii="Times New Roman" w:hAnsi="Times New Roman" w:cs="Times New Roman"/>
          <w:w w:val="55"/>
          <w:sz w:val="26"/>
          <w:szCs w:val="26"/>
          <w:lang w:val="ru-RU"/>
        </w:rPr>
      </w:pPr>
      <w:r w:rsidRPr="00DB3832">
        <w:rPr>
          <w:rFonts w:ascii="Times New Roman" w:hAnsi="Times New Roman" w:cs="Times New Roman"/>
          <w:noProof/>
          <w:sz w:val="26"/>
          <w:szCs w:val="26"/>
        </w:rPr>
        <w:drawing>
          <wp:inline distT="0" distB="0" distL="0" distR="0" wp14:anchorId="377DAD08" wp14:editId="055F1285">
            <wp:extent cx="3661237" cy="662940"/>
            <wp:effectExtent l="0" t="0" r="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71851" cy="664862"/>
                    </a:xfrm>
                    <a:prstGeom prst="rect">
                      <a:avLst/>
                    </a:prstGeom>
                  </pic:spPr>
                </pic:pic>
              </a:graphicData>
            </a:graphic>
          </wp:inline>
        </w:drawing>
      </w:r>
      <w:r w:rsidRPr="00DB3832">
        <w:rPr>
          <w:rFonts w:ascii="Times New Roman" w:hAnsi="Times New Roman" w:cs="Times New Roman"/>
          <w:w w:val="55"/>
          <w:sz w:val="26"/>
          <w:szCs w:val="26"/>
          <w:lang w:val="ru-RU"/>
        </w:rPr>
        <w:t xml:space="preserve"> </w:t>
      </w:r>
    </w:p>
    <w:p w14:paraId="60176CDD" w14:textId="202BA5B3" w:rsidR="00FE7E08" w:rsidRPr="00DB3832" w:rsidRDefault="00985BB7" w:rsidP="00DB3832">
      <w:pPr>
        <w:spacing w:before="248" w:line="189" w:lineRule="auto"/>
        <w:ind w:left="135" w:right="157" w:firstLine="288"/>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I</w:t>
      </w:r>
      <w:r w:rsidR="000C5BC1" w:rsidRPr="00DB3832">
        <w:rPr>
          <w:rFonts w:ascii="Times New Roman" w:hAnsi="Times New Roman" w:cs="Times New Roman"/>
          <w:w w:val="95"/>
          <w:sz w:val="26"/>
          <w:szCs w:val="26"/>
          <w:lang w:val="ru-RU"/>
        </w:rPr>
        <w:t>Python</w:t>
      </w:r>
      <w:r w:rsidRPr="00DB3832">
        <w:rPr>
          <w:rFonts w:ascii="Times New Roman" w:hAnsi="Times New Roman" w:cs="Times New Roman"/>
          <w:w w:val="95"/>
          <w:sz w:val="26"/>
          <w:szCs w:val="26"/>
          <w:lang w:val="ru-RU"/>
        </w:rPr>
        <w:t xml:space="preserve"> принимает строку, возвращенную магическим методом _repr_ (вы­ полняя предложение output  =  repr ( obj) ), и выводит ее па консоль. Но раз так, то мы можем включить в класс простой метод _repr_, который создает более полезное представление:</w:t>
      </w:r>
    </w:p>
    <w:p w14:paraId="7DCED26B" w14:textId="77777777" w:rsidR="00560902" w:rsidRPr="00DB3832" w:rsidRDefault="00FE7E08" w:rsidP="00DB3832">
      <w:pPr>
        <w:spacing w:before="276"/>
        <w:ind w:left="436"/>
        <w:jc w:val="both"/>
        <w:rPr>
          <w:rFonts w:ascii="Times New Roman" w:hAnsi="Times New Roman" w:cs="Times New Roman"/>
          <w:b/>
          <w:i/>
          <w:sz w:val="26"/>
          <w:szCs w:val="26"/>
          <w:lang w:val="ru-RU"/>
        </w:rPr>
      </w:pPr>
      <w:bookmarkStart w:id="32" w:name="_TOC_250139"/>
      <w:r w:rsidRPr="00DB3832">
        <w:rPr>
          <w:rFonts w:ascii="Times New Roman" w:hAnsi="Times New Roman" w:cs="Times New Roman"/>
          <w:noProof/>
          <w:sz w:val="26"/>
          <w:szCs w:val="26"/>
        </w:rPr>
        <w:drawing>
          <wp:inline distT="0" distB="0" distL="0" distR="0" wp14:anchorId="6E4A42C0" wp14:editId="2B5624E6">
            <wp:extent cx="2896886" cy="1615440"/>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10090" cy="1622803"/>
                    </a:xfrm>
                    <a:prstGeom prst="rect">
                      <a:avLst/>
                    </a:prstGeom>
                  </pic:spPr>
                </pic:pic>
              </a:graphicData>
            </a:graphic>
          </wp:inline>
        </w:drawing>
      </w:r>
      <w:r w:rsidRPr="00DB3832">
        <w:rPr>
          <w:rFonts w:ascii="Times New Roman" w:hAnsi="Times New Roman" w:cs="Times New Roman"/>
          <w:b/>
          <w:i/>
          <w:sz w:val="26"/>
          <w:szCs w:val="26"/>
          <w:lang w:val="ru-RU"/>
        </w:rPr>
        <w:t xml:space="preserve"> </w:t>
      </w:r>
    </w:p>
    <w:p w14:paraId="13670CA5" w14:textId="535BA4D1" w:rsidR="00985BB7" w:rsidRPr="00DB3832" w:rsidRDefault="00985BB7" w:rsidP="00DB3832">
      <w:pPr>
        <w:spacing w:before="276"/>
        <w:ind w:left="436"/>
        <w:jc w:val="both"/>
        <w:rPr>
          <w:rFonts w:ascii="Times New Roman" w:hAnsi="Times New Roman" w:cs="Times New Roman"/>
          <w:b/>
          <w:i/>
          <w:sz w:val="26"/>
          <w:szCs w:val="26"/>
          <w:lang w:val="ru-RU"/>
        </w:rPr>
      </w:pPr>
      <w:r w:rsidRPr="00DB3832">
        <w:rPr>
          <w:rFonts w:ascii="Times New Roman" w:hAnsi="Times New Roman" w:cs="Times New Roman"/>
          <w:b/>
          <w:i/>
          <w:sz w:val="26"/>
          <w:szCs w:val="26"/>
          <w:lang w:val="ru-RU"/>
        </w:rPr>
        <w:t>Профили</w:t>
      </w:r>
      <w:r w:rsidRPr="00DB3832">
        <w:rPr>
          <w:rFonts w:ascii="Times New Roman" w:hAnsi="Times New Roman" w:cs="Times New Roman"/>
          <w:b/>
          <w:i/>
          <w:spacing w:val="5"/>
          <w:sz w:val="26"/>
          <w:szCs w:val="26"/>
          <w:lang w:val="ru-RU"/>
        </w:rPr>
        <w:t xml:space="preserve"> </w:t>
      </w:r>
      <w:r w:rsidRPr="00DB3832">
        <w:rPr>
          <w:rFonts w:ascii="Times New Roman" w:hAnsi="Times New Roman" w:cs="Times New Roman"/>
          <w:b/>
          <w:sz w:val="26"/>
          <w:szCs w:val="26"/>
          <w:lang w:val="ru-RU"/>
        </w:rPr>
        <w:t>и</w:t>
      </w:r>
      <w:r w:rsidRPr="00DB3832">
        <w:rPr>
          <w:rFonts w:ascii="Times New Roman" w:hAnsi="Times New Roman" w:cs="Times New Roman"/>
          <w:b/>
          <w:spacing w:val="-6"/>
          <w:sz w:val="26"/>
          <w:szCs w:val="26"/>
          <w:lang w:val="ru-RU"/>
        </w:rPr>
        <w:t xml:space="preserve"> </w:t>
      </w:r>
      <w:bookmarkEnd w:id="32"/>
      <w:r w:rsidRPr="00DB3832">
        <w:rPr>
          <w:rFonts w:ascii="Times New Roman" w:hAnsi="Times New Roman" w:cs="Times New Roman"/>
          <w:b/>
          <w:i/>
          <w:sz w:val="26"/>
          <w:szCs w:val="26"/>
          <w:lang w:val="ru-RU"/>
        </w:rPr>
        <w:t>конфигурирование</w:t>
      </w:r>
    </w:p>
    <w:p w14:paraId="735CC179" w14:textId="77777777" w:rsidR="00985BB7" w:rsidRPr="00DB3832" w:rsidRDefault="00985BB7" w:rsidP="00DB3832">
      <w:pPr>
        <w:spacing w:before="105" w:line="192" w:lineRule="auto"/>
        <w:ind w:left="162" w:right="151" w:firstLine="281"/>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Многие аспекты внешнего вида (цвета, приглашение, расстояние между стро­ ками и т. д.) и поведения оболочки IPython настраиваются с помощью развитой</w:t>
      </w:r>
    </w:p>
    <w:p w14:paraId="48772D40" w14:textId="77777777" w:rsidR="00985BB7" w:rsidRPr="00DB3832" w:rsidRDefault="00985BB7" w:rsidP="00DB3832">
      <w:pPr>
        <w:spacing w:line="192" w:lineRule="auto"/>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p>
    <w:p w14:paraId="1F0FD87A" w14:textId="76A780EE" w:rsidR="00985BB7" w:rsidRPr="00DB3832" w:rsidRDefault="00985BB7" w:rsidP="00DB3832">
      <w:pPr>
        <w:pStyle w:val="BodyText"/>
        <w:jc w:val="both"/>
        <w:rPr>
          <w:rFonts w:ascii="Times New Roman" w:hAnsi="Times New Roman" w:cs="Times New Roman"/>
          <w:sz w:val="26"/>
          <w:szCs w:val="26"/>
          <w:lang w:val="ru-RU"/>
        </w:rPr>
      </w:pPr>
      <w:r w:rsidRPr="00DB3832">
        <w:rPr>
          <w:rFonts w:ascii="Times New Roman" w:hAnsi="Times New Roman" w:cs="Times New Roman"/>
          <w:noProof/>
          <w:sz w:val="26"/>
          <w:szCs w:val="26"/>
          <w:lang w:val="ru-RU" w:eastAsia="ru-RU"/>
        </w:rPr>
        <w:lastRenderedPageBreak/>
        <mc:AlternateContent>
          <mc:Choice Requires="wps">
            <w:drawing>
              <wp:anchor distT="0" distB="0" distL="114300" distR="114300" simplePos="0" relativeHeight="251753472" behindDoc="1" locked="0" layoutInCell="1" allowOverlap="1" wp14:anchorId="351C59D9" wp14:editId="130A1A42">
                <wp:simplePos x="0" y="0"/>
                <wp:positionH relativeFrom="page">
                  <wp:posOffset>5394960</wp:posOffset>
                </wp:positionH>
                <wp:positionV relativeFrom="page">
                  <wp:posOffset>-211455</wp:posOffset>
                </wp:positionV>
                <wp:extent cx="711200" cy="1197610"/>
                <wp:effectExtent l="3810" t="0" r="0" b="4445"/>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573A0" w14:textId="05BD9DA7" w:rsidR="00985BB7" w:rsidRDefault="00985BB7" w:rsidP="00985BB7">
                            <w:pPr>
                              <w:spacing w:before="48"/>
                              <w:rPr>
                                <w:rFonts w:ascii="Verdana" w:hAnsi="Verdana"/>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C59D9" id="Надпись 5" o:spid="_x0000_s1031" type="#_x0000_t202" style="position:absolute;left:0;text-align:left;margin-left:424.8pt;margin-top:-16.65pt;width:56pt;height:94.3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" filled="f" stroked="f">
                <v:textbox inset="0,0,0,0">
                  <w:txbxContent>
                    <w:p w14:paraId="41D573A0" w14:textId="05BD9DA7" w:rsidR="00985BB7" w:rsidRDefault="00985BB7" w:rsidP="00985BB7">
                      <w:pPr>
                        <w:spacing w:before="48"/>
                        <w:rPr>
                          <w:rFonts w:ascii="Verdana" w:hAnsi="Verdana"/>
                          <w:sz w:val="140"/>
                        </w:rPr>
                      </w:pPr>
                    </w:p>
                  </w:txbxContent>
                </v:textbox>
                <w10:wrap anchorx="page" anchory="page"/>
              </v:shape>
            </w:pict>
          </mc:Fallback>
        </mc:AlternateContent>
      </w:r>
    </w:p>
    <w:p w14:paraId="3DF08D32" w14:textId="77777777" w:rsidR="00985BB7" w:rsidRPr="00DB3832" w:rsidRDefault="00985BB7" w:rsidP="00DB3832">
      <w:pPr>
        <w:pStyle w:val="BodyText"/>
        <w:jc w:val="both"/>
        <w:rPr>
          <w:rFonts w:ascii="Times New Roman" w:hAnsi="Times New Roman" w:cs="Times New Roman"/>
          <w:sz w:val="26"/>
          <w:szCs w:val="26"/>
          <w:lang w:val="ru-RU"/>
        </w:rPr>
      </w:pPr>
    </w:p>
    <w:p w14:paraId="45891353" w14:textId="53E35E57" w:rsidR="00985BB7" w:rsidRPr="00DB3832" w:rsidRDefault="00985BB7" w:rsidP="00986AC7">
      <w:pPr>
        <w:pStyle w:val="BodyText"/>
        <w:spacing w:before="229" w:line="235" w:lineRule="auto"/>
        <w:jc w:val="both"/>
        <w:rPr>
          <w:rFonts w:ascii="Times New Roman" w:hAnsi="Times New Roman" w:cs="Times New Roman"/>
          <w:sz w:val="26"/>
          <w:szCs w:val="26"/>
          <w:lang w:val="ru-RU"/>
        </w:rPr>
      </w:pPr>
      <w:r w:rsidRPr="00DB3832">
        <w:rPr>
          <w:rFonts w:ascii="Times New Roman" w:hAnsi="Times New Roman" w:cs="Times New Roman"/>
          <w:spacing w:val="-1"/>
          <w:w w:val="95"/>
          <w:sz w:val="26"/>
          <w:szCs w:val="26"/>
          <w:lang w:val="ru-RU"/>
        </w:rPr>
        <w:t>с</w:t>
      </w:r>
      <w:r w:rsidR="00D60207" w:rsidRPr="00DB3832">
        <w:rPr>
          <w:rFonts w:ascii="Times New Roman" w:hAnsi="Times New Roman" w:cs="Times New Roman"/>
          <w:spacing w:val="-1"/>
          <w:w w:val="95"/>
          <w:sz w:val="26"/>
          <w:szCs w:val="26"/>
          <w:lang w:val="ru-RU"/>
        </w:rPr>
        <w:t>и</w:t>
      </w:r>
      <w:r w:rsidRPr="00DB3832">
        <w:rPr>
          <w:rFonts w:ascii="Times New Roman" w:hAnsi="Times New Roman" w:cs="Times New Roman"/>
          <w:spacing w:val="-1"/>
          <w:w w:val="95"/>
          <w:sz w:val="26"/>
          <w:szCs w:val="26"/>
          <w:lang w:val="ru-RU"/>
        </w:rPr>
        <w:t>стемы</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spacing w:val="-1"/>
          <w:w w:val="95"/>
          <w:sz w:val="26"/>
          <w:szCs w:val="26"/>
          <w:lang w:val="ru-RU"/>
        </w:rPr>
        <w:t>конфигурирования.</w:t>
      </w:r>
      <w:r w:rsidRPr="00DB3832">
        <w:rPr>
          <w:rFonts w:ascii="Times New Roman" w:hAnsi="Times New Roman" w:cs="Times New Roman"/>
          <w:spacing w:val="21"/>
          <w:w w:val="95"/>
          <w:sz w:val="26"/>
          <w:szCs w:val="26"/>
          <w:lang w:val="ru-RU"/>
        </w:rPr>
        <w:t xml:space="preserve"> </w:t>
      </w:r>
      <w:r w:rsidRPr="00DB3832">
        <w:rPr>
          <w:rFonts w:ascii="Times New Roman" w:hAnsi="Times New Roman" w:cs="Times New Roman"/>
          <w:w w:val="95"/>
          <w:sz w:val="26"/>
          <w:szCs w:val="26"/>
          <w:lang w:val="ru-RU"/>
        </w:rPr>
        <w:t>Приведем</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position w:val="1"/>
          <w:sz w:val="26"/>
          <w:szCs w:val="26"/>
          <w:lang w:val="ru-RU"/>
        </w:rPr>
        <w:t>лишь</w:t>
      </w:r>
      <w:r w:rsidRPr="00DB3832">
        <w:rPr>
          <w:rFonts w:ascii="Times New Roman" w:hAnsi="Times New Roman" w:cs="Times New Roman"/>
          <w:spacing w:val="-10"/>
          <w:w w:val="95"/>
          <w:position w:val="1"/>
          <w:sz w:val="26"/>
          <w:szCs w:val="26"/>
          <w:lang w:val="ru-RU"/>
        </w:rPr>
        <w:t xml:space="preserve"> </w:t>
      </w:r>
      <w:r w:rsidRPr="00DB3832">
        <w:rPr>
          <w:rFonts w:ascii="Times New Roman" w:hAnsi="Times New Roman" w:cs="Times New Roman"/>
          <w:w w:val="95"/>
          <w:position w:val="1"/>
          <w:sz w:val="26"/>
          <w:szCs w:val="26"/>
          <w:lang w:val="ru-RU"/>
        </w:rPr>
        <w:t>несколько</w:t>
      </w:r>
      <w:r w:rsidRPr="00DB3832">
        <w:rPr>
          <w:rFonts w:ascii="Times New Roman" w:hAnsi="Times New Roman" w:cs="Times New Roman"/>
          <w:spacing w:val="-12"/>
          <w:w w:val="95"/>
          <w:position w:val="1"/>
          <w:sz w:val="26"/>
          <w:szCs w:val="26"/>
          <w:lang w:val="ru-RU"/>
        </w:rPr>
        <w:t xml:space="preserve"> </w:t>
      </w:r>
      <w:r w:rsidRPr="00DB3832">
        <w:rPr>
          <w:rFonts w:ascii="Times New Roman" w:hAnsi="Times New Roman" w:cs="Times New Roman"/>
          <w:w w:val="95"/>
          <w:position w:val="1"/>
          <w:sz w:val="26"/>
          <w:szCs w:val="26"/>
          <w:lang w:val="ru-RU"/>
        </w:rPr>
        <w:t>примеров</w:t>
      </w:r>
      <w:r w:rsidRPr="00DB3832">
        <w:rPr>
          <w:rFonts w:ascii="Times New Roman" w:hAnsi="Times New Roman" w:cs="Times New Roman"/>
          <w:spacing w:val="-8"/>
          <w:w w:val="95"/>
          <w:position w:val="1"/>
          <w:sz w:val="26"/>
          <w:szCs w:val="26"/>
          <w:lang w:val="ru-RU"/>
        </w:rPr>
        <w:t xml:space="preserve"> </w:t>
      </w:r>
      <w:r w:rsidRPr="00DB3832">
        <w:rPr>
          <w:rFonts w:ascii="Times New Roman" w:hAnsi="Times New Roman" w:cs="Times New Roman"/>
          <w:w w:val="95"/>
          <w:position w:val="1"/>
          <w:sz w:val="26"/>
          <w:szCs w:val="26"/>
          <w:lang w:val="ru-RU"/>
        </w:rPr>
        <w:t>того, что</w:t>
      </w:r>
      <w:r w:rsidRPr="00DB3832">
        <w:rPr>
          <w:rFonts w:ascii="Times New Roman" w:hAnsi="Times New Roman" w:cs="Times New Roman"/>
          <w:spacing w:val="-13"/>
          <w:w w:val="95"/>
          <w:position w:val="1"/>
          <w:sz w:val="26"/>
          <w:szCs w:val="26"/>
          <w:lang w:val="ru-RU"/>
        </w:rPr>
        <w:t xml:space="preserve"> </w:t>
      </w:r>
      <w:r w:rsidRPr="00DB3832">
        <w:rPr>
          <w:rFonts w:ascii="Times New Roman" w:hAnsi="Times New Roman" w:cs="Times New Roman"/>
          <w:w w:val="95"/>
          <w:position w:val="1"/>
          <w:sz w:val="26"/>
          <w:szCs w:val="26"/>
          <w:lang w:val="ru-RU"/>
        </w:rPr>
        <w:t>можно</w:t>
      </w:r>
      <w:r w:rsidRPr="00DB3832">
        <w:rPr>
          <w:rFonts w:ascii="Times New Roman" w:hAnsi="Times New Roman" w:cs="Times New Roman"/>
          <w:spacing w:val="-49"/>
          <w:w w:val="95"/>
          <w:position w:val="1"/>
          <w:sz w:val="26"/>
          <w:szCs w:val="26"/>
          <w:lang w:val="ru-RU"/>
        </w:rPr>
        <w:t xml:space="preserve"> </w:t>
      </w:r>
      <w:r w:rsidRPr="00DB3832">
        <w:rPr>
          <w:rFonts w:ascii="Times New Roman" w:hAnsi="Times New Roman" w:cs="Times New Roman"/>
          <w:sz w:val="26"/>
          <w:szCs w:val="26"/>
          <w:lang w:val="ru-RU"/>
        </w:rPr>
        <w:t>сделать.</w:t>
      </w:r>
    </w:p>
    <w:p w14:paraId="36B71E56" w14:textId="77777777" w:rsidR="00985BB7" w:rsidRPr="00DB3832" w:rsidRDefault="00985BB7" w:rsidP="00DB3832">
      <w:pPr>
        <w:pStyle w:val="ListParagraph"/>
        <w:numPr>
          <w:ilvl w:val="0"/>
          <w:numId w:val="2"/>
        </w:numPr>
        <w:tabs>
          <w:tab w:val="left" w:pos="942"/>
          <w:tab w:val="left" w:pos="943"/>
        </w:tabs>
        <w:spacing w:before="12" w:line="310" w:lineRule="exact"/>
        <w:ind w:left="942"/>
        <w:jc w:val="both"/>
        <w:rPr>
          <w:rFonts w:ascii="Times New Roman" w:hAnsi="Times New Roman" w:cs="Times New Roman"/>
          <w:sz w:val="26"/>
          <w:szCs w:val="26"/>
        </w:rPr>
      </w:pPr>
      <w:r w:rsidRPr="00DB3832">
        <w:rPr>
          <w:rFonts w:ascii="Times New Roman" w:hAnsi="Times New Roman" w:cs="Times New Roman"/>
          <w:w w:val="95"/>
          <w:sz w:val="26"/>
          <w:szCs w:val="26"/>
        </w:rPr>
        <w:t>Изменить</w:t>
      </w:r>
      <w:r w:rsidRPr="00DB3832">
        <w:rPr>
          <w:rFonts w:ascii="Times New Roman" w:hAnsi="Times New Roman" w:cs="Times New Roman"/>
          <w:spacing w:val="5"/>
          <w:w w:val="95"/>
          <w:sz w:val="26"/>
          <w:szCs w:val="26"/>
        </w:rPr>
        <w:t xml:space="preserve"> </w:t>
      </w:r>
      <w:r w:rsidRPr="00DB3832">
        <w:rPr>
          <w:rFonts w:ascii="Times New Roman" w:hAnsi="Times New Roman" w:cs="Times New Roman"/>
          <w:w w:val="95"/>
          <w:sz w:val="26"/>
          <w:szCs w:val="26"/>
        </w:rPr>
        <w:t>цветовую</w:t>
      </w:r>
      <w:r w:rsidRPr="00DB3832">
        <w:rPr>
          <w:rFonts w:ascii="Times New Roman" w:hAnsi="Times New Roman" w:cs="Times New Roman"/>
          <w:spacing w:val="-1"/>
          <w:w w:val="95"/>
          <w:sz w:val="26"/>
          <w:szCs w:val="26"/>
        </w:rPr>
        <w:t xml:space="preserve"> </w:t>
      </w:r>
      <w:r w:rsidRPr="00DB3832">
        <w:rPr>
          <w:rFonts w:ascii="Times New Roman" w:hAnsi="Times New Roman" w:cs="Times New Roman"/>
          <w:w w:val="95"/>
          <w:sz w:val="26"/>
          <w:szCs w:val="26"/>
        </w:rPr>
        <w:t>схему.</w:t>
      </w:r>
    </w:p>
    <w:p w14:paraId="2A139226" w14:textId="77777777" w:rsidR="00985BB7" w:rsidRPr="00DB3832" w:rsidRDefault="00985BB7" w:rsidP="00DB3832">
      <w:pPr>
        <w:pStyle w:val="ListParagraph"/>
        <w:numPr>
          <w:ilvl w:val="0"/>
          <w:numId w:val="2"/>
        </w:numPr>
        <w:tabs>
          <w:tab w:val="left" w:pos="942"/>
          <w:tab w:val="left" w:pos="943"/>
        </w:tabs>
        <w:spacing w:before="34" w:line="288" w:lineRule="exact"/>
        <w:ind w:left="927" w:right="153" w:hanging="305"/>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Изменить</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вид</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приглашений</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w w:val="95"/>
          <w:sz w:val="26"/>
          <w:szCs w:val="26"/>
          <w:lang w:val="ru-RU"/>
        </w:rPr>
        <w:t>ввода</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w w:val="95"/>
          <w:sz w:val="26"/>
          <w:szCs w:val="26"/>
          <w:lang w:val="ru-RU"/>
        </w:rPr>
        <w:t>вывода</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или</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убрать</w:t>
      </w:r>
      <w:r w:rsidRPr="00DB3832">
        <w:rPr>
          <w:rFonts w:ascii="Times New Roman" w:hAnsi="Times New Roman" w:cs="Times New Roman"/>
          <w:spacing w:val="1"/>
          <w:w w:val="95"/>
          <w:sz w:val="26"/>
          <w:szCs w:val="26"/>
          <w:lang w:val="ru-RU"/>
        </w:rPr>
        <w:t xml:space="preserve"> </w:t>
      </w:r>
      <w:r w:rsidRPr="00DB3832">
        <w:rPr>
          <w:rFonts w:ascii="Times New Roman" w:hAnsi="Times New Roman" w:cs="Times New Roman"/>
          <w:w w:val="95"/>
          <w:sz w:val="26"/>
          <w:szCs w:val="26"/>
          <w:lang w:val="ru-RU"/>
        </w:rPr>
        <w:t>пустую</w:t>
      </w:r>
      <w:r w:rsidRPr="00DB3832">
        <w:rPr>
          <w:rFonts w:ascii="Times New Roman" w:hAnsi="Times New Roman" w:cs="Times New Roman"/>
          <w:spacing w:val="-4"/>
          <w:w w:val="95"/>
          <w:sz w:val="26"/>
          <w:szCs w:val="26"/>
          <w:lang w:val="ru-RU"/>
        </w:rPr>
        <w:t xml:space="preserve"> </w:t>
      </w:r>
      <w:r w:rsidRPr="00DB3832">
        <w:rPr>
          <w:rFonts w:ascii="Times New Roman" w:hAnsi="Times New Roman" w:cs="Times New Roman"/>
          <w:w w:val="95"/>
          <w:sz w:val="26"/>
          <w:szCs w:val="26"/>
          <w:lang w:val="ru-RU"/>
        </w:rPr>
        <w:t>строку,</w:t>
      </w:r>
      <w:r w:rsidRPr="00DB3832">
        <w:rPr>
          <w:rFonts w:ascii="Times New Roman" w:hAnsi="Times New Roman" w:cs="Times New Roman"/>
          <w:spacing w:val="14"/>
          <w:w w:val="95"/>
          <w:sz w:val="26"/>
          <w:szCs w:val="26"/>
          <w:lang w:val="ru-RU"/>
        </w:rPr>
        <w:t xml:space="preserve"> </w:t>
      </w:r>
      <w:r w:rsidRPr="00DB3832">
        <w:rPr>
          <w:rFonts w:ascii="Times New Roman" w:hAnsi="Times New Roman" w:cs="Times New Roman"/>
          <w:w w:val="95"/>
          <w:sz w:val="26"/>
          <w:szCs w:val="26"/>
          <w:lang w:val="ru-RU"/>
        </w:rPr>
        <w:t>пе­</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sz w:val="26"/>
          <w:szCs w:val="26"/>
          <w:lang w:val="ru-RU"/>
        </w:rPr>
        <w:t>чатаемую</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после</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rPr>
        <w:t>out</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перед</w:t>
      </w:r>
      <w:r w:rsidRPr="00DB3832">
        <w:rPr>
          <w:rFonts w:ascii="Times New Roman" w:hAnsi="Times New Roman" w:cs="Times New Roman"/>
          <w:spacing w:val="-7"/>
          <w:sz w:val="26"/>
          <w:szCs w:val="26"/>
          <w:lang w:val="ru-RU"/>
        </w:rPr>
        <w:t xml:space="preserve"> </w:t>
      </w:r>
      <w:r w:rsidRPr="00DB3832">
        <w:rPr>
          <w:rFonts w:ascii="Times New Roman" w:hAnsi="Times New Roman" w:cs="Times New Roman"/>
          <w:sz w:val="26"/>
          <w:szCs w:val="26"/>
          <w:lang w:val="ru-RU"/>
        </w:rPr>
        <w:t>следующим</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приглашением</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rPr>
        <w:t>In</w:t>
      </w:r>
      <w:r w:rsidRPr="00DB3832">
        <w:rPr>
          <w:rFonts w:ascii="Times New Roman" w:hAnsi="Times New Roman" w:cs="Times New Roman"/>
          <w:sz w:val="26"/>
          <w:szCs w:val="26"/>
          <w:lang w:val="ru-RU"/>
        </w:rPr>
        <w:t>.</w:t>
      </w:r>
    </w:p>
    <w:p w14:paraId="4BDA8B87" w14:textId="4F5AF3E7" w:rsidR="00985BB7" w:rsidRPr="00DB3832" w:rsidRDefault="00985BB7" w:rsidP="00DB3832">
      <w:pPr>
        <w:pStyle w:val="ListParagraph"/>
        <w:numPr>
          <w:ilvl w:val="0"/>
          <w:numId w:val="2"/>
        </w:numPr>
        <w:tabs>
          <w:tab w:val="left" w:pos="951"/>
          <w:tab w:val="left" w:pos="952"/>
        </w:tabs>
        <w:spacing w:line="283" w:lineRule="exact"/>
        <w:ind w:left="951" w:hanging="327"/>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Выполнить</w:t>
      </w:r>
      <w:r w:rsidRPr="00DB3832">
        <w:rPr>
          <w:rFonts w:ascii="Times New Roman" w:hAnsi="Times New Roman" w:cs="Times New Roman"/>
          <w:spacing w:val="46"/>
          <w:w w:val="95"/>
          <w:sz w:val="26"/>
          <w:szCs w:val="26"/>
          <w:lang w:val="ru-RU"/>
        </w:rPr>
        <w:t xml:space="preserve"> </w:t>
      </w:r>
      <w:r w:rsidRPr="00DB3832">
        <w:rPr>
          <w:rFonts w:ascii="Times New Roman" w:hAnsi="Times New Roman" w:cs="Times New Roman"/>
          <w:w w:val="95"/>
          <w:sz w:val="26"/>
          <w:szCs w:val="26"/>
          <w:lang w:val="ru-RU"/>
        </w:rPr>
        <w:t>список</w:t>
      </w:r>
      <w:r w:rsidRPr="00DB3832">
        <w:rPr>
          <w:rFonts w:ascii="Times New Roman" w:hAnsi="Times New Roman" w:cs="Times New Roman"/>
          <w:spacing w:val="30"/>
          <w:w w:val="95"/>
          <w:sz w:val="26"/>
          <w:szCs w:val="26"/>
          <w:lang w:val="ru-RU"/>
        </w:rPr>
        <w:t xml:space="preserve"> </w:t>
      </w:r>
      <w:r w:rsidRPr="00DB3832">
        <w:rPr>
          <w:rFonts w:ascii="Times New Roman" w:hAnsi="Times New Roman" w:cs="Times New Roman"/>
          <w:w w:val="95"/>
          <w:sz w:val="26"/>
          <w:szCs w:val="26"/>
          <w:lang w:val="ru-RU"/>
        </w:rPr>
        <w:t>произвольных</w:t>
      </w:r>
      <w:r w:rsidRPr="00DB3832">
        <w:rPr>
          <w:rFonts w:ascii="Times New Roman" w:hAnsi="Times New Roman" w:cs="Times New Roman"/>
          <w:spacing w:val="31"/>
          <w:w w:val="95"/>
          <w:sz w:val="26"/>
          <w:szCs w:val="26"/>
          <w:lang w:val="ru-RU"/>
        </w:rPr>
        <w:t xml:space="preserve"> </w:t>
      </w:r>
      <w:r w:rsidRPr="00DB3832">
        <w:rPr>
          <w:rFonts w:ascii="Times New Roman" w:hAnsi="Times New Roman" w:cs="Times New Roman"/>
          <w:w w:val="95"/>
          <w:sz w:val="26"/>
          <w:szCs w:val="26"/>
          <w:lang w:val="ru-RU"/>
        </w:rPr>
        <w:t>предложений</w:t>
      </w:r>
      <w:r w:rsidRPr="00DB3832">
        <w:rPr>
          <w:rFonts w:ascii="Times New Roman" w:hAnsi="Times New Roman" w:cs="Times New Roman"/>
          <w:spacing w:val="36"/>
          <w:w w:val="95"/>
          <w:sz w:val="26"/>
          <w:szCs w:val="26"/>
          <w:lang w:val="ru-RU"/>
        </w:rPr>
        <w:t xml:space="preserve"> </w:t>
      </w:r>
      <w:r w:rsidR="008305C8" w:rsidRPr="00DB3832">
        <w:rPr>
          <w:rFonts w:ascii="Times New Roman" w:hAnsi="Times New Roman" w:cs="Times New Roman"/>
          <w:w w:val="95"/>
          <w:sz w:val="26"/>
          <w:szCs w:val="26"/>
          <w:lang w:val="ru-RU"/>
        </w:rPr>
        <w:t>Python</w:t>
      </w:r>
      <w:r w:rsidRPr="00DB3832">
        <w:rPr>
          <w:rFonts w:ascii="Times New Roman" w:hAnsi="Times New Roman" w:cs="Times New Roman"/>
          <w:w w:val="95"/>
          <w:sz w:val="26"/>
          <w:szCs w:val="26"/>
          <w:lang w:val="ru-RU"/>
        </w:rPr>
        <w:t>.  Это</w:t>
      </w:r>
      <w:r w:rsidRPr="00DB3832">
        <w:rPr>
          <w:rFonts w:ascii="Times New Roman" w:hAnsi="Times New Roman" w:cs="Times New Roman"/>
          <w:spacing w:val="28"/>
          <w:w w:val="95"/>
          <w:sz w:val="26"/>
          <w:szCs w:val="26"/>
          <w:lang w:val="ru-RU"/>
        </w:rPr>
        <w:t xml:space="preserve"> </w:t>
      </w:r>
      <w:r w:rsidRPr="00DB3832">
        <w:rPr>
          <w:rFonts w:ascii="Times New Roman" w:hAnsi="Times New Roman" w:cs="Times New Roman"/>
          <w:w w:val="95"/>
          <w:sz w:val="26"/>
          <w:szCs w:val="26"/>
          <w:lang w:val="ru-RU"/>
        </w:rPr>
        <w:t>может</w:t>
      </w:r>
      <w:r w:rsidRPr="00DB3832">
        <w:rPr>
          <w:rFonts w:ascii="Times New Roman" w:hAnsi="Times New Roman" w:cs="Times New Roman"/>
          <w:spacing w:val="24"/>
          <w:w w:val="95"/>
          <w:sz w:val="26"/>
          <w:szCs w:val="26"/>
          <w:lang w:val="ru-RU"/>
        </w:rPr>
        <w:t xml:space="preserve"> </w:t>
      </w:r>
      <w:r w:rsidRPr="00DB3832">
        <w:rPr>
          <w:rFonts w:ascii="Times New Roman" w:hAnsi="Times New Roman" w:cs="Times New Roman"/>
          <w:w w:val="95"/>
          <w:sz w:val="26"/>
          <w:szCs w:val="26"/>
          <w:lang w:val="ru-RU"/>
        </w:rPr>
        <w:t>быть,</w:t>
      </w:r>
    </w:p>
    <w:p w14:paraId="1A279E13" w14:textId="4657B8F5" w:rsidR="00985BB7" w:rsidRPr="00DB3832" w:rsidRDefault="00985BB7" w:rsidP="00DB3832">
      <w:pPr>
        <w:pStyle w:val="BodyText"/>
        <w:spacing w:line="237" w:lineRule="auto"/>
        <w:ind w:left="931" w:right="141" w:firstLine="8"/>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например,</w:t>
      </w:r>
      <w:r w:rsidRPr="00DB3832">
        <w:rPr>
          <w:rFonts w:ascii="Times New Roman" w:hAnsi="Times New Roman" w:cs="Times New Roman"/>
          <w:spacing w:val="31"/>
          <w:w w:val="95"/>
          <w:sz w:val="26"/>
          <w:szCs w:val="26"/>
          <w:lang w:val="ru-RU"/>
        </w:rPr>
        <w:t xml:space="preserve"> </w:t>
      </w:r>
      <w:r w:rsidRPr="00DB3832">
        <w:rPr>
          <w:rFonts w:ascii="Times New Roman" w:hAnsi="Times New Roman" w:cs="Times New Roman"/>
          <w:w w:val="95"/>
          <w:sz w:val="26"/>
          <w:szCs w:val="26"/>
          <w:lang w:val="ru-RU"/>
        </w:rPr>
        <w:t>импорт</w:t>
      </w:r>
      <w:r w:rsidRPr="00DB3832">
        <w:rPr>
          <w:rFonts w:ascii="Times New Roman" w:hAnsi="Times New Roman" w:cs="Times New Roman"/>
          <w:spacing w:val="30"/>
          <w:w w:val="95"/>
          <w:sz w:val="26"/>
          <w:szCs w:val="26"/>
          <w:lang w:val="ru-RU"/>
        </w:rPr>
        <w:t xml:space="preserve"> </w:t>
      </w:r>
      <w:r w:rsidRPr="00DB3832">
        <w:rPr>
          <w:rFonts w:ascii="Times New Roman" w:hAnsi="Times New Roman" w:cs="Times New Roman"/>
          <w:w w:val="95"/>
          <w:sz w:val="26"/>
          <w:szCs w:val="26"/>
          <w:lang w:val="ru-RU"/>
        </w:rPr>
        <w:t>постоянно</w:t>
      </w:r>
      <w:r w:rsidRPr="00DB3832">
        <w:rPr>
          <w:rFonts w:ascii="Times New Roman" w:hAnsi="Times New Roman" w:cs="Times New Roman"/>
          <w:spacing w:val="25"/>
          <w:w w:val="95"/>
          <w:sz w:val="26"/>
          <w:szCs w:val="26"/>
          <w:lang w:val="ru-RU"/>
        </w:rPr>
        <w:t xml:space="preserve"> </w:t>
      </w:r>
      <w:r w:rsidRPr="00DB3832">
        <w:rPr>
          <w:rFonts w:ascii="Times New Roman" w:hAnsi="Times New Roman" w:cs="Times New Roman"/>
          <w:w w:val="95"/>
          <w:sz w:val="26"/>
          <w:szCs w:val="26"/>
          <w:lang w:val="ru-RU"/>
        </w:rPr>
        <w:t>используемых</w:t>
      </w:r>
      <w:r w:rsidRPr="00DB3832">
        <w:rPr>
          <w:rFonts w:ascii="Times New Roman" w:hAnsi="Times New Roman" w:cs="Times New Roman"/>
          <w:spacing w:val="16"/>
          <w:w w:val="95"/>
          <w:sz w:val="26"/>
          <w:szCs w:val="26"/>
          <w:lang w:val="ru-RU"/>
        </w:rPr>
        <w:t xml:space="preserve"> </w:t>
      </w:r>
      <w:r w:rsidRPr="00DB3832">
        <w:rPr>
          <w:rFonts w:ascii="Times New Roman" w:hAnsi="Times New Roman" w:cs="Times New Roman"/>
          <w:w w:val="95"/>
          <w:sz w:val="26"/>
          <w:szCs w:val="26"/>
          <w:lang w:val="ru-RU"/>
        </w:rPr>
        <w:t>модулей</w:t>
      </w:r>
      <w:r w:rsidRPr="00DB3832">
        <w:rPr>
          <w:rFonts w:ascii="Times New Roman" w:hAnsi="Times New Roman" w:cs="Times New Roman"/>
          <w:spacing w:val="17"/>
          <w:w w:val="95"/>
          <w:sz w:val="26"/>
          <w:szCs w:val="26"/>
          <w:lang w:val="ru-RU"/>
        </w:rPr>
        <w:t xml:space="preserve"> </w:t>
      </w:r>
      <w:r w:rsidRPr="00DB3832">
        <w:rPr>
          <w:rFonts w:ascii="Times New Roman" w:hAnsi="Times New Roman" w:cs="Times New Roman"/>
          <w:w w:val="95"/>
          <w:sz w:val="26"/>
          <w:szCs w:val="26"/>
          <w:lang w:val="ru-RU"/>
        </w:rPr>
        <w:t>или</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вообще</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все,</w:t>
      </w:r>
      <w:r w:rsidRPr="00DB3832">
        <w:rPr>
          <w:rFonts w:ascii="Times New Roman" w:hAnsi="Times New Roman" w:cs="Times New Roman"/>
          <w:spacing w:val="18"/>
          <w:w w:val="95"/>
          <w:sz w:val="26"/>
          <w:szCs w:val="26"/>
          <w:lang w:val="ru-RU"/>
        </w:rPr>
        <w:t xml:space="preserve"> </w:t>
      </w:r>
      <w:r w:rsidRPr="00DB3832">
        <w:rPr>
          <w:rFonts w:ascii="Times New Roman" w:hAnsi="Times New Roman" w:cs="Times New Roman"/>
          <w:w w:val="95"/>
          <w:sz w:val="26"/>
          <w:szCs w:val="26"/>
          <w:lang w:val="ru-RU"/>
        </w:rPr>
        <w:t>что</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sz w:val="26"/>
          <w:szCs w:val="26"/>
          <w:lang w:val="ru-RU"/>
        </w:rPr>
        <w:t>должно</w:t>
      </w:r>
      <w:r w:rsidRPr="00DB3832">
        <w:rPr>
          <w:rFonts w:ascii="Times New Roman" w:hAnsi="Times New Roman" w:cs="Times New Roman"/>
          <w:spacing w:val="-6"/>
          <w:sz w:val="26"/>
          <w:szCs w:val="26"/>
          <w:lang w:val="ru-RU"/>
        </w:rPr>
        <w:t xml:space="preserve"> </w:t>
      </w:r>
      <w:r w:rsidRPr="00DB3832">
        <w:rPr>
          <w:rFonts w:ascii="Times New Roman" w:hAnsi="Times New Roman" w:cs="Times New Roman"/>
          <w:sz w:val="26"/>
          <w:szCs w:val="26"/>
          <w:lang w:val="ru-RU"/>
        </w:rPr>
        <w:t>выполняться</w:t>
      </w:r>
      <w:r w:rsidRPr="00DB3832">
        <w:rPr>
          <w:rFonts w:ascii="Times New Roman" w:hAnsi="Times New Roman" w:cs="Times New Roman"/>
          <w:spacing w:val="5"/>
          <w:sz w:val="26"/>
          <w:szCs w:val="26"/>
          <w:lang w:val="ru-RU"/>
        </w:rPr>
        <w:t xml:space="preserve"> </w:t>
      </w:r>
      <w:r w:rsidRPr="00DB3832">
        <w:rPr>
          <w:rFonts w:ascii="Times New Roman" w:hAnsi="Times New Roman" w:cs="Times New Roman"/>
          <w:sz w:val="26"/>
          <w:szCs w:val="26"/>
          <w:lang w:val="ru-RU"/>
        </w:rPr>
        <w:t>сразу</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lang w:val="ru-RU"/>
        </w:rPr>
        <w:t>после</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z w:val="26"/>
          <w:szCs w:val="26"/>
          <w:lang w:val="ru-RU"/>
        </w:rPr>
        <w:t>запуска</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z w:val="26"/>
          <w:szCs w:val="26"/>
        </w:rPr>
        <w:t>I</w:t>
      </w:r>
      <w:r w:rsidR="000C5BC1" w:rsidRPr="00DB3832">
        <w:rPr>
          <w:rFonts w:ascii="Times New Roman" w:hAnsi="Times New Roman" w:cs="Times New Roman"/>
          <w:sz w:val="26"/>
          <w:szCs w:val="26"/>
        </w:rPr>
        <w:t>Python</w:t>
      </w:r>
      <w:r w:rsidRPr="00DB3832">
        <w:rPr>
          <w:rFonts w:ascii="Times New Roman" w:hAnsi="Times New Roman" w:cs="Times New Roman"/>
          <w:sz w:val="26"/>
          <w:szCs w:val="26"/>
          <w:lang w:val="ru-RU"/>
        </w:rPr>
        <w:t>.</w:t>
      </w:r>
    </w:p>
    <w:p w14:paraId="7CE8052F" w14:textId="77777777" w:rsidR="00985BB7" w:rsidRPr="00DB3832" w:rsidRDefault="00985BB7" w:rsidP="00DB3832">
      <w:pPr>
        <w:pStyle w:val="ListParagraph"/>
        <w:numPr>
          <w:ilvl w:val="0"/>
          <w:numId w:val="2"/>
        </w:numPr>
        <w:tabs>
          <w:tab w:val="left" w:pos="947"/>
          <w:tab w:val="left" w:pos="948"/>
        </w:tabs>
        <w:spacing w:before="2" w:line="288" w:lineRule="exact"/>
        <w:ind w:left="940" w:right="142" w:hanging="312"/>
        <w:jc w:val="both"/>
        <w:rPr>
          <w:rFonts w:ascii="Times New Roman" w:hAnsi="Times New Roman" w:cs="Times New Roman"/>
          <w:sz w:val="26"/>
          <w:szCs w:val="26"/>
        </w:rPr>
      </w:pPr>
      <w:r w:rsidRPr="00DB3832">
        <w:rPr>
          <w:rFonts w:ascii="Times New Roman" w:hAnsi="Times New Roman" w:cs="Times New Roman"/>
          <w:w w:val="95"/>
          <w:sz w:val="26"/>
          <w:szCs w:val="26"/>
          <w:lang w:val="ru-RU"/>
        </w:rPr>
        <w:t>Включить</w:t>
      </w:r>
      <w:r w:rsidRPr="00DB3832">
        <w:rPr>
          <w:rFonts w:ascii="Times New Roman" w:hAnsi="Times New Roman" w:cs="Times New Roman"/>
          <w:spacing w:val="27"/>
          <w:w w:val="95"/>
          <w:sz w:val="26"/>
          <w:szCs w:val="26"/>
          <w:lang w:val="ru-RU"/>
        </w:rPr>
        <w:t xml:space="preserve"> </w:t>
      </w:r>
      <w:r w:rsidRPr="00DB3832">
        <w:rPr>
          <w:rFonts w:ascii="Times New Roman" w:hAnsi="Times New Roman" w:cs="Times New Roman"/>
          <w:w w:val="95"/>
          <w:sz w:val="26"/>
          <w:szCs w:val="26"/>
          <w:lang w:val="ru-RU"/>
        </w:rPr>
        <w:t>расширения</w:t>
      </w:r>
      <w:r w:rsidRPr="00DB3832">
        <w:rPr>
          <w:rFonts w:ascii="Times New Roman" w:hAnsi="Times New Roman" w:cs="Times New Roman"/>
          <w:spacing w:val="31"/>
          <w:w w:val="95"/>
          <w:sz w:val="26"/>
          <w:szCs w:val="26"/>
          <w:lang w:val="ru-RU"/>
        </w:rPr>
        <w:t xml:space="preserve"> </w:t>
      </w:r>
      <w:r w:rsidRPr="00DB3832">
        <w:rPr>
          <w:rFonts w:ascii="Times New Roman" w:hAnsi="Times New Roman" w:cs="Times New Roman"/>
          <w:w w:val="95"/>
          <w:sz w:val="26"/>
          <w:szCs w:val="26"/>
        </w:rPr>
        <w:t>IPython</w:t>
      </w:r>
      <w:r w:rsidRPr="00DB3832">
        <w:rPr>
          <w:rFonts w:ascii="Times New Roman" w:hAnsi="Times New Roman" w:cs="Times New Roman"/>
          <w:w w:val="95"/>
          <w:sz w:val="26"/>
          <w:szCs w:val="26"/>
          <w:lang w:val="ru-RU"/>
        </w:rPr>
        <w:t>,</w:t>
      </w:r>
      <w:r w:rsidRPr="00DB3832">
        <w:rPr>
          <w:rFonts w:ascii="Times New Roman" w:hAnsi="Times New Roman" w:cs="Times New Roman"/>
          <w:spacing w:val="30"/>
          <w:w w:val="95"/>
          <w:sz w:val="26"/>
          <w:szCs w:val="26"/>
          <w:lang w:val="ru-RU"/>
        </w:rPr>
        <w:t xml:space="preserve"> </w:t>
      </w:r>
      <w:r w:rsidRPr="00DB3832">
        <w:rPr>
          <w:rFonts w:ascii="Times New Roman" w:hAnsi="Times New Roman" w:cs="Times New Roman"/>
          <w:w w:val="95"/>
          <w:sz w:val="26"/>
          <w:szCs w:val="26"/>
          <w:lang w:val="ru-RU"/>
        </w:rPr>
        <w:t>например</w:t>
      </w:r>
      <w:r w:rsidRPr="00DB3832">
        <w:rPr>
          <w:rFonts w:ascii="Times New Roman" w:hAnsi="Times New Roman" w:cs="Times New Roman"/>
          <w:spacing w:val="19"/>
          <w:w w:val="95"/>
          <w:sz w:val="26"/>
          <w:szCs w:val="26"/>
          <w:lang w:val="ru-RU"/>
        </w:rPr>
        <w:t xml:space="preserve"> </w:t>
      </w:r>
      <w:r w:rsidRPr="00DB3832">
        <w:rPr>
          <w:rFonts w:ascii="Times New Roman" w:hAnsi="Times New Roman" w:cs="Times New Roman"/>
          <w:w w:val="95"/>
          <w:sz w:val="26"/>
          <w:szCs w:val="26"/>
          <w:lang w:val="ru-RU"/>
        </w:rPr>
        <w:t>магическую</w:t>
      </w:r>
      <w:r w:rsidRPr="00DB3832">
        <w:rPr>
          <w:rFonts w:ascii="Times New Roman" w:hAnsi="Times New Roman" w:cs="Times New Roman"/>
          <w:spacing w:val="22"/>
          <w:w w:val="95"/>
          <w:sz w:val="26"/>
          <w:szCs w:val="26"/>
          <w:lang w:val="ru-RU"/>
        </w:rPr>
        <w:t xml:space="preserve"> </w:t>
      </w:r>
      <w:r w:rsidRPr="00DB3832">
        <w:rPr>
          <w:rFonts w:ascii="Times New Roman" w:hAnsi="Times New Roman" w:cs="Times New Roman"/>
          <w:w w:val="95"/>
          <w:sz w:val="26"/>
          <w:szCs w:val="26"/>
          <w:lang w:val="ru-RU"/>
        </w:rPr>
        <w:t>функцию</w:t>
      </w:r>
      <w:r w:rsidRPr="00DB3832">
        <w:rPr>
          <w:rFonts w:ascii="Times New Roman" w:hAnsi="Times New Roman" w:cs="Times New Roman"/>
          <w:spacing w:val="26"/>
          <w:w w:val="95"/>
          <w:sz w:val="26"/>
          <w:szCs w:val="26"/>
          <w:lang w:val="ru-RU"/>
        </w:rPr>
        <w:t xml:space="preserve"> </w:t>
      </w:r>
      <w:r w:rsidRPr="00DB3832">
        <w:rPr>
          <w:rFonts w:ascii="Times New Roman" w:hAnsi="Times New Roman" w:cs="Times New Roman"/>
          <w:w w:val="95"/>
          <w:sz w:val="26"/>
          <w:szCs w:val="26"/>
        </w:rPr>
        <w:t>%lprun</w:t>
      </w:r>
      <w:r w:rsidRPr="00DB3832">
        <w:rPr>
          <w:rFonts w:ascii="Times New Roman" w:hAnsi="Times New Roman" w:cs="Times New Roman"/>
          <w:spacing w:val="26"/>
          <w:w w:val="95"/>
          <w:sz w:val="26"/>
          <w:szCs w:val="26"/>
        </w:rPr>
        <w:t xml:space="preserve"> </w:t>
      </w:r>
      <w:r w:rsidRPr="00DB3832">
        <w:rPr>
          <w:rFonts w:ascii="Times New Roman" w:hAnsi="Times New Roman" w:cs="Times New Roman"/>
          <w:w w:val="95"/>
          <w:sz w:val="26"/>
          <w:szCs w:val="26"/>
        </w:rPr>
        <w:t>в</w:t>
      </w:r>
      <w:r w:rsidRPr="00DB3832">
        <w:rPr>
          <w:rFonts w:ascii="Times New Roman" w:hAnsi="Times New Roman" w:cs="Times New Roman"/>
          <w:spacing w:val="-49"/>
          <w:w w:val="95"/>
          <w:sz w:val="26"/>
          <w:szCs w:val="26"/>
        </w:rPr>
        <w:t xml:space="preserve"> </w:t>
      </w:r>
      <w:r w:rsidRPr="00DB3832">
        <w:rPr>
          <w:rFonts w:ascii="Times New Roman" w:hAnsi="Times New Roman" w:cs="Times New Roman"/>
          <w:sz w:val="26"/>
          <w:szCs w:val="26"/>
        </w:rPr>
        <w:t>модуле</w:t>
      </w:r>
      <w:r w:rsidRPr="00DB3832">
        <w:rPr>
          <w:rFonts w:ascii="Times New Roman" w:hAnsi="Times New Roman" w:cs="Times New Roman"/>
          <w:spacing w:val="31"/>
          <w:sz w:val="26"/>
          <w:szCs w:val="26"/>
        </w:rPr>
        <w:t xml:space="preserve"> </w:t>
      </w:r>
      <w:r w:rsidRPr="00DB3832">
        <w:rPr>
          <w:rFonts w:ascii="Times New Roman" w:hAnsi="Times New Roman" w:cs="Times New Roman"/>
          <w:w w:val="110"/>
          <w:sz w:val="26"/>
          <w:szCs w:val="26"/>
        </w:rPr>
        <w:t>line_profiler.</w:t>
      </w:r>
    </w:p>
    <w:p w14:paraId="6C1BC472" w14:textId="3795067F" w:rsidR="00985BB7" w:rsidRPr="00DB3832" w:rsidRDefault="00985BB7" w:rsidP="00DB3832">
      <w:pPr>
        <w:pStyle w:val="ListParagraph"/>
        <w:numPr>
          <w:ilvl w:val="0"/>
          <w:numId w:val="2"/>
        </w:numPr>
        <w:tabs>
          <w:tab w:val="left" w:pos="951"/>
          <w:tab w:val="left" w:pos="952"/>
        </w:tabs>
        <w:spacing w:line="284" w:lineRule="exact"/>
        <w:ind w:left="952"/>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Определить</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w w:val="93"/>
          <w:sz w:val="26"/>
          <w:szCs w:val="26"/>
          <w:lang w:val="ru-RU"/>
        </w:rPr>
        <w:t>собственные</w:t>
      </w:r>
      <w:r w:rsidRPr="00DB3832">
        <w:rPr>
          <w:rFonts w:ascii="Times New Roman" w:hAnsi="Times New Roman" w:cs="Times New Roman"/>
          <w:sz w:val="26"/>
          <w:szCs w:val="26"/>
          <w:lang w:val="ru-RU"/>
        </w:rPr>
        <w:t xml:space="preserve"> </w:t>
      </w:r>
      <w:r w:rsidR="00735000" w:rsidRPr="00DB3832">
        <w:rPr>
          <w:rFonts w:ascii="Times New Roman" w:hAnsi="Times New Roman" w:cs="Times New Roman"/>
          <w:spacing w:val="6"/>
          <w:sz w:val="26"/>
          <w:szCs w:val="26"/>
          <w:lang w:val="ru-RU"/>
        </w:rPr>
        <w:t>м</w:t>
      </w:r>
      <w:r w:rsidRPr="00DB3832">
        <w:rPr>
          <w:rFonts w:ascii="Times New Roman" w:hAnsi="Times New Roman" w:cs="Times New Roman"/>
          <w:w w:val="93"/>
          <w:sz w:val="26"/>
          <w:szCs w:val="26"/>
          <w:lang w:val="ru-RU"/>
        </w:rPr>
        <w:t>агические</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pacing w:val="1"/>
          <w:w w:val="97"/>
          <w:sz w:val="26"/>
          <w:szCs w:val="26"/>
          <w:lang w:val="ru-RU"/>
        </w:rPr>
        <w:t>функци</w:t>
      </w:r>
      <w:r w:rsidRPr="00DB3832">
        <w:rPr>
          <w:rFonts w:ascii="Times New Roman" w:hAnsi="Times New Roman" w:cs="Times New Roman"/>
          <w:w w:val="97"/>
          <w:sz w:val="26"/>
          <w:szCs w:val="26"/>
          <w:lang w:val="ru-RU"/>
        </w:rPr>
        <w:t>и</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8"/>
          <w:sz w:val="26"/>
          <w:szCs w:val="26"/>
          <w:lang w:val="ru-RU"/>
        </w:rPr>
        <w:t xml:space="preserve"> </w:t>
      </w:r>
      <w:r w:rsidRPr="00DB3832">
        <w:rPr>
          <w:rFonts w:ascii="Times New Roman" w:hAnsi="Times New Roman" w:cs="Times New Roman"/>
          <w:spacing w:val="1"/>
          <w:w w:val="95"/>
          <w:sz w:val="26"/>
          <w:szCs w:val="26"/>
          <w:lang w:val="ru-RU"/>
        </w:rPr>
        <w:t>ил</w:t>
      </w:r>
      <w:r w:rsidRPr="00DB3832">
        <w:rPr>
          <w:rFonts w:ascii="Times New Roman" w:hAnsi="Times New Roman" w:cs="Times New Roman"/>
          <w:w w:val="95"/>
          <w:sz w:val="26"/>
          <w:szCs w:val="26"/>
          <w:lang w:val="ru-RU"/>
        </w:rPr>
        <w:t>и</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9"/>
          <w:sz w:val="26"/>
          <w:szCs w:val="26"/>
          <w:lang w:val="ru-RU"/>
        </w:rPr>
        <w:t xml:space="preserve"> </w:t>
      </w:r>
      <w:r w:rsidRPr="00DB3832">
        <w:rPr>
          <w:rFonts w:ascii="Times New Roman" w:hAnsi="Times New Roman" w:cs="Times New Roman"/>
          <w:spacing w:val="-1"/>
          <w:w w:val="93"/>
          <w:sz w:val="26"/>
          <w:szCs w:val="26"/>
          <w:lang w:val="ru-RU"/>
        </w:rPr>
        <w:t>псевдоним</w:t>
      </w:r>
      <w:r w:rsidRPr="00DB3832">
        <w:rPr>
          <w:rFonts w:ascii="Times New Roman" w:hAnsi="Times New Roman" w:cs="Times New Roman"/>
          <w:w w:val="93"/>
          <w:sz w:val="26"/>
          <w:szCs w:val="26"/>
          <w:lang w:val="ru-RU"/>
        </w:rPr>
        <w:t>ы</w:t>
      </w:r>
      <w:r w:rsidRPr="00DB3832">
        <w:rPr>
          <w:rFonts w:ascii="Times New Roman" w:hAnsi="Times New Roman" w:cs="Times New Roman"/>
          <w:sz w:val="26"/>
          <w:szCs w:val="26"/>
          <w:lang w:val="ru-RU"/>
        </w:rPr>
        <w:t xml:space="preserve"> </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w w:val="93"/>
          <w:sz w:val="26"/>
          <w:szCs w:val="26"/>
          <w:lang w:val="ru-RU"/>
        </w:rPr>
        <w:t>систем­</w:t>
      </w:r>
    </w:p>
    <w:p w14:paraId="004C4AAB" w14:textId="77777777" w:rsidR="00985BB7" w:rsidRPr="00DB3832" w:rsidRDefault="00985BB7" w:rsidP="00DB3832">
      <w:pPr>
        <w:pStyle w:val="BodyText"/>
        <w:spacing w:line="291" w:lineRule="exact"/>
        <w:ind w:left="937"/>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ных.</w:t>
      </w:r>
    </w:p>
    <w:p w14:paraId="09D94257" w14:textId="733320D1" w:rsidR="00985BB7" w:rsidRPr="00DB3832" w:rsidRDefault="00985BB7" w:rsidP="00DB3832">
      <w:pPr>
        <w:pStyle w:val="BodyText"/>
        <w:spacing w:before="65" w:line="235" w:lineRule="auto"/>
        <w:ind w:left="186" w:right="133" w:firstLine="290"/>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Все эти параметры задаются в конфигурационном файле ipython_config .ру, находящемся в каталоге -/.conf ig/ipython/ в UNIХ-системе или в каталоге</w:t>
      </w:r>
    </w:p>
    <w:p w14:paraId="6ED2AA44" w14:textId="01215778" w:rsidR="00985BB7" w:rsidRPr="00DB3832" w:rsidRDefault="00985BB7" w:rsidP="00DB3832">
      <w:pPr>
        <w:pStyle w:val="BodyText"/>
        <w:spacing w:before="19" w:line="218" w:lineRule="auto"/>
        <w:ind w:left="188" w:right="124" w:firstLine="10"/>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%НОМЕ%/.ipython/ в Windows. Где находится ваш домашний каталог, зависит от системы. Конфигурирование производится на основе конкретного профиля. При обычном запуске IPython загружается профиль по у.молчанию, который хранится в каталоге profile_default. Следовательно, в моей Linux-cиcтeмe полный путь к конфигурационному файлу IPython по умолчанию будет таким:</w:t>
      </w:r>
    </w:p>
    <w:p w14:paraId="22DAF6CB" w14:textId="77777777" w:rsidR="00985BB7" w:rsidRPr="00DB3832" w:rsidRDefault="00985BB7" w:rsidP="00DB3832">
      <w:pPr>
        <w:spacing w:before="200"/>
        <w:ind w:left="468"/>
        <w:jc w:val="both"/>
        <w:rPr>
          <w:rFonts w:ascii="Times New Roman" w:hAnsi="Times New Roman" w:cs="Times New Roman"/>
          <w:sz w:val="26"/>
          <w:szCs w:val="26"/>
        </w:rPr>
      </w:pPr>
      <w:r w:rsidRPr="00DB3832">
        <w:rPr>
          <w:rFonts w:ascii="Times New Roman" w:hAnsi="Times New Roman" w:cs="Times New Roman"/>
          <w:w w:val="120"/>
          <w:sz w:val="26"/>
          <w:szCs w:val="26"/>
        </w:rPr>
        <w:t>/home/wesm/.config/ipython/profile_default/ipython_config.py</w:t>
      </w:r>
    </w:p>
    <w:p w14:paraId="453A9D4B" w14:textId="262F39DC" w:rsidR="00985BB7" w:rsidRPr="00DB3832" w:rsidRDefault="00985BB7" w:rsidP="00DB3832">
      <w:pPr>
        <w:pStyle w:val="BodyText"/>
        <w:spacing w:before="219" w:line="228" w:lineRule="auto"/>
        <w:ind w:left="198" w:right="119" w:firstLine="285"/>
        <w:jc w:val="both"/>
        <w:rPr>
          <w:rFonts w:ascii="Times New Roman" w:hAnsi="Times New Roman" w:cs="Times New Roman"/>
          <w:sz w:val="26"/>
          <w:szCs w:val="26"/>
          <w:lang w:val="ru-RU"/>
        </w:rPr>
      </w:pPr>
      <w:r w:rsidRPr="00DB3832">
        <w:rPr>
          <w:rFonts w:ascii="Times New Roman" w:hAnsi="Times New Roman" w:cs="Times New Roman"/>
          <w:sz w:val="26"/>
          <w:szCs w:val="26"/>
          <w:lang w:val="ru-RU"/>
        </w:rPr>
        <w:t>Не стану останавливаться на технических деталях содержимого этого файла. По счастью, все параметры в нем подробно прокомментированы, так что оставляю их изучение и изменение читателю. Еще одна полезная возможность - померж­ ка сразу нескольких профилей. Допустим, имеется альтернативная конфигурация IPython для конкретного приложения или проекта. Чтобы создать новый профиль, нужно всего лишь ввести такую строку:</w:t>
      </w:r>
    </w:p>
    <w:p w14:paraId="74B10E06" w14:textId="77777777" w:rsidR="00985BB7" w:rsidRPr="00DB3832" w:rsidRDefault="00985BB7" w:rsidP="00DB3832">
      <w:pPr>
        <w:spacing w:before="201"/>
        <w:ind w:left="478"/>
        <w:jc w:val="both"/>
        <w:rPr>
          <w:rFonts w:ascii="Times New Roman" w:hAnsi="Times New Roman" w:cs="Times New Roman"/>
          <w:sz w:val="26"/>
          <w:szCs w:val="26"/>
          <w:lang w:val="ru-RU"/>
        </w:rPr>
      </w:pPr>
      <w:r w:rsidRPr="00DB3832">
        <w:rPr>
          <w:rFonts w:ascii="Times New Roman" w:hAnsi="Times New Roman" w:cs="Times New Roman"/>
          <w:w w:val="130"/>
          <w:sz w:val="26"/>
          <w:szCs w:val="26"/>
        </w:rPr>
        <w:t>ipython</w:t>
      </w:r>
      <w:r w:rsidRPr="00DB3832">
        <w:rPr>
          <w:rFonts w:ascii="Times New Roman" w:hAnsi="Times New Roman" w:cs="Times New Roman"/>
          <w:spacing w:val="44"/>
          <w:w w:val="130"/>
          <w:sz w:val="26"/>
          <w:szCs w:val="26"/>
          <w:lang w:val="ru-RU"/>
        </w:rPr>
        <w:t xml:space="preserve"> </w:t>
      </w:r>
      <w:r w:rsidRPr="00DB3832">
        <w:rPr>
          <w:rFonts w:ascii="Times New Roman" w:hAnsi="Times New Roman" w:cs="Times New Roman"/>
          <w:w w:val="130"/>
          <w:sz w:val="26"/>
          <w:szCs w:val="26"/>
        </w:rPr>
        <w:t>profile</w:t>
      </w:r>
      <w:r w:rsidRPr="00DB3832">
        <w:rPr>
          <w:rFonts w:ascii="Times New Roman" w:hAnsi="Times New Roman" w:cs="Times New Roman"/>
          <w:spacing w:val="44"/>
          <w:w w:val="130"/>
          <w:sz w:val="26"/>
          <w:szCs w:val="26"/>
          <w:lang w:val="ru-RU"/>
        </w:rPr>
        <w:t xml:space="preserve"> </w:t>
      </w:r>
      <w:r w:rsidRPr="00DB3832">
        <w:rPr>
          <w:rFonts w:ascii="Times New Roman" w:hAnsi="Times New Roman" w:cs="Times New Roman"/>
          <w:w w:val="130"/>
          <w:sz w:val="26"/>
          <w:szCs w:val="26"/>
        </w:rPr>
        <w:t>create</w:t>
      </w:r>
      <w:r w:rsidRPr="00DB3832">
        <w:rPr>
          <w:rFonts w:ascii="Times New Roman" w:hAnsi="Times New Roman" w:cs="Times New Roman"/>
          <w:spacing w:val="46"/>
          <w:w w:val="130"/>
          <w:sz w:val="26"/>
          <w:szCs w:val="26"/>
          <w:lang w:val="ru-RU"/>
        </w:rPr>
        <w:t xml:space="preserve"> </w:t>
      </w:r>
      <w:r w:rsidRPr="00DB3832">
        <w:rPr>
          <w:rFonts w:ascii="Times New Roman" w:hAnsi="Times New Roman" w:cs="Times New Roman"/>
          <w:w w:val="130"/>
          <w:sz w:val="26"/>
          <w:szCs w:val="26"/>
        </w:rPr>
        <w:t>secret</w:t>
      </w:r>
      <w:r w:rsidRPr="00DB3832">
        <w:rPr>
          <w:rFonts w:ascii="Times New Roman" w:hAnsi="Times New Roman" w:cs="Times New Roman"/>
          <w:w w:val="130"/>
          <w:sz w:val="26"/>
          <w:szCs w:val="26"/>
          <w:lang w:val="ru-RU"/>
        </w:rPr>
        <w:t>_</w:t>
      </w:r>
      <w:r w:rsidRPr="00DB3832">
        <w:rPr>
          <w:rFonts w:ascii="Times New Roman" w:hAnsi="Times New Roman" w:cs="Times New Roman"/>
          <w:w w:val="130"/>
          <w:sz w:val="26"/>
          <w:szCs w:val="26"/>
        </w:rPr>
        <w:t>project</w:t>
      </w:r>
    </w:p>
    <w:p w14:paraId="4773FCD5" w14:textId="2673E104" w:rsidR="00985BB7" w:rsidRPr="00DB3832" w:rsidRDefault="00985BB7" w:rsidP="00DB3832">
      <w:pPr>
        <w:pStyle w:val="BodyText"/>
        <w:spacing w:before="216" w:line="237" w:lineRule="auto"/>
        <w:ind w:left="206" w:right="109" w:firstLine="287"/>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t>Затем</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отредактируйте</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конфигурационные</w:t>
      </w:r>
      <w:r w:rsidRPr="00DB3832">
        <w:rPr>
          <w:rFonts w:ascii="Times New Roman" w:hAnsi="Times New Roman" w:cs="Times New Roman"/>
          <w:spacing w:val="-9"/>
          <w:w w:val="95"/>
          <w:sz w:val="26"/>
          <w:szCs w:val="26"/>
          <w:lang w:val="ru-RU"/>
        </w:rPr>
        <w:t xml:space="preserve"> </w:t>
      </w:r>
      <w:r w:rsidRPr="00DB3832">
        <w:rPr>
          <w:rFonts w:ascii="Times New Roman" w:hAnsi="Times New Roman" w:cs="Times New Roman"/>
          <w:w w:val="95"/>
          <w:sz w:val="26"/>
          <w:szCs w:val="26"/>
          <w:lang w:val="ru-RU"/>
        </w:rPr>
        <w:t>файлы</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во</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вновь</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созданном</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каталоге</w:t>
      </w:r>
      <w:r w:rsidRPr="00DB3832">
        <w:rPr>
          <w:rFonts w:ascii="Times New Roman" w:hAnsi="Times New Roman" w:cs="Times New Roman"/>
          <w:spacing w:val="-50"/>
          <w:w w:val="95"/>
          <w:sz w:val="26"/>
          <w:szCs w:val="26"/>
          <w:lang w:val="ru-RU"/>
        </w:rPr>
        <w:t xml:space="preserve"> </w:t>
      </w:r>
      <w:r w:rsidRPr="00DB3832">
        <w:rPr>
          <w:rFonts w:ascii="Times New Roman" w:hAnsi="Times New Roman" w:cs="Times New Roman"/>
          <w:w w:val="105"/>
          <w:sz w:val="26"/>
          <w:szCs w:val="26"/>
        </w:rPr>
        <w:t>profile</w:t>
      </w:r>
      <w:r w:rsidRPr="00DB3832">
        <w:rPr>
          <w:rFonts w:ascii="Times New Roman" w:hAnsi="Times New Roman" w:cs="Times New Roman"/>
          <w:w w:val="105"/>
          <w:sz w:val="26"/>
          <w:szCs w:val="26"/>
          <w:lang w:val="ru-RU"/>
        </w:rPr>
        <w:t>_</w:t>
      </w:r>
      <w:r w:rsidRPr="00DB3832">
        <w:rPr>
          <w:rFonts w:ascii="Times New Roman" w:hAnsi="Times New Roman" w:cs="Times New Roman"/>
          <w:w w:val="105"/>
          <w:sz w:val="26"/>
          <w:szCs w:val="26"/>
        </w:rPr>
        <w:t>secret</w:t>
      </w:r>
      <w:r w:rsidRPr="00DB3832">
        <w:rPr>
          <w:rFonts w:ascii="Times New Roman" w:hAnsi="Times New Roman" w:cs="Times New Roman"/>
          <w:w w:val="105"/>
          <w:sz w:val="26"/>
          <w:szCs w:val="26"/>
          <w:lang w:val="ru-RU"/>
        </w:rPr>
        <w:t>_</w:t>
      </w:r>
      <w:r w:rsidRPr="00DB3832">
        <w:rPr>
          <w:rFonts w:ascii="Times New Roman" w:hAnsi="Times New Roman" w:cs="Times New Roman"/>
          <w:w w:val="105"/>
          <w:sz w:val="26"/>
          <w:szCs w:val="26"/>
        </w:rPr>
        <w:t>proj</w:t>
      </w:r>
      <w:r w:rsidRPr="00DB3832">
        <w:rPr>
          <w:rFonts w:ascii="Times New Roman" w:hAnsi="Times New Roman" w:cs="Times New Roman"/>
          <w:sz w:val="26"/>
          <w:szCs w:val="26"/>
        </w:rPr>
        <w:t>ect</w:t>
      </w:r>
      <w:r w:rsidRPr="00DB3832">
        <w:rPr>
          <w:rFonts w:ascii="Times New Roman" w:hAnsi="Times New Roman" w:cs="Times New Roman"/>
          <w:spacing w:val="32"/>
          <w:sz w:val="26"/>
          <w:szCs w:val="26"/>
          <w:lang w:val="ru-RU"/>
        </w:rPr>
        <w:t xml:space="preserve"> </w:t>
      </w:r>
      <w:r w:rsidRPr="00DB3832">
        <w:rPr>
          <w:rFonts w:ascii="Times New Roman" w:hAnsi="Times New Roman" w:cs="Times New Roman"/>
          <w:sz w:val="26"/>
          <w:szCs w:val="26"/>
          <w:lang w:val="ru-RU"/>
        </w:rPr>
        <w:t>и</w:t>
      </w:r>
      <w:r w:rsidRPr="00DB3832">
        <w:rPr>
          <w:rFonts w:ascii="Times New Roman" w:hAnsi="Times New Roman" w:cs="Times New Roman"/>
          <w:spacing w:val="11"/>
          <w:sz w:val="26"/>
          <w:szCs w:val="26"/>
          <w:lang w:val="ru-RU"/>
        </w:rPr>
        <w:t xml:space="preserve"> </w:t>
      </w:r>
      <w:r w:rsidRPr="00DB3832">
        <w:rPr>
          <w:rFonts w:ascii="Times New Roman" w:hAnsi="Times New Roman" w:cs="Times New Roman"/>
          <w:sz w:val="26"/>
          <w:szCs w:val="26"/>
          <w:lang w:val="ru-RU"/>
        </w:rPr>
        <w:t>запустите</w:t>
      </w:r>
      <w:r w:rsidRPr="00DB3832">
        <w:rPr>
          <w:rFonts w:ascii="Times New Roman" w:hAnsi="Times New Roman" w:cs="Times New Roman"/>
          <w:spacing w:val="13"/>
          <w:sz w:val="26"/>
          <w:szCs w:val="26"/>
          <w:lang w:val="ru-RU"/>
        </w:rPr>
        <w:t xml:space="preserve"> </w:t>
      </w:r>
      <w:r w:rsidR="00D80B6D" w:rsidRPr="00DB3832">
        <w:rPr>
          <w:rFonts w:ascii="Times New Roman" w:hAnsi="Times New Roman" w:cs="Times New Roman"/>
          <w:sz w:val="26"/>
          <w:szCs w:val="26"/>
          <w:lang w:val="ru-RU"/>
        </w:rPr>
        <w:t xml:space="preserve">IPython </w:t>
      </w:r>
      <w:r w:rsidRPr="00DB3832">
        <w:rPr>
          <w:rFonts w:ascii="Times New Roman" w:hAnsi="Times New Roman" w:cs="Times New Roman"/>
          <w:sz w:val="26"/>
          <w:szCs w:val="26"/>
          <w:lang w:val="ru-RU"/>
        </w:rPr>
        <w:t>следующим</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образом:</w:t>
      </w:r>
    </w:p>
    <w:p w14:paraId="60161FEA" w14:textId="7BA40792" w:rsidR="00985BB7" w:rsidRPr="00DB3832" w:rsidRDefault="001B4FAC" w:rsidP="00DB3832">
      <w:pPr>
        <w:spacing w:before="1"/>
        <w:ind w:left="510"/>
        <w:jc w:val="both"/>
        <w:rPr>
          <w:rFonts w:ascii="Times New Roman" w:hAnsi="Times New Roman" w:cs="Times New Roman"/>
          <w:sz w:val="26"/>
          <w:szCs w:val="26"/>
          <w:lang w:val="ru-RU"/>
        </w:rPr>
        <w:sectPr w:rsidR="00985BB7" w:rsidRPr="00DB3832">
          <w:pgSz w:w="10350" w:h="14790"/>
          <w:pgMar w:top="0" w:right="560" w:bottom="280" w:left="560" w:header="720" w:footer="720" w:gutter="0"/>
          <w:cols w:space="720"/>
        </w:sectPr>
      </w:pPr>
      <w:r w:rsidRPr="00DB3832">
        <w:rPr>
          <w:rFonts w:ascii="Times New Roman" w:hAnsi="Times New Roman" w:cs="Times New Roman"/>
          <w:noProof/>
          <w:sz w:val="26"/>
          <w:szCs w:val="26"/>
        </w:rPr>
        <w:drawing>
          <wp:inline distT="0" distB="0" distL="0" distR="0" wp14:anchorId="11C2DC13" wp14:editId="32B57181">
            <wp:extent cx="4815840" cy="1924771"/>
            <wp:effectExtent l="0" t="0" r="381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6471" cy="1937014"/>
                    </a:xfrm>
                    <a:prstGeom prst="rect">
                      <a:avLst/>
                    </a:prstGeom>
                  </pic:spPr>
                </pic:pic>
              </a:graphicData>
            </a:graphic>
          </wp:inline>
        </w:drawing>
      </w:r>
    </w:p>
    <w:p w14:paraId="5ADD483E" w14:textId="77777777" w:rsidR="00985BB7" w:rsidRPr="00DB3832" w:rsidRDefault="00985BB7" w:rsidP="00DB3832">
      <w:pPr>
        <w:pStyle w:val="BodyText"/>
        <w:spacing w:before="228" w:line="237" w:lineRule="auto"/>
        <w:jc w:val="both"/>
        <w:rPr>
          <w:rFonts w:ascii="Times New Roman" w:hAnsi="Times New Roman" w:cs="Times New Roman"/>
          <w:sz w:val="26"/>
          <w:szCs w:val="26"/>
          <w:lang w:val="ru-RU"/>
        </w:rPr>
      </w:pPr>
      <w:r w:rsidRPr="00DB3832">
        <w:rPr>
          <w:rFonts w:ascii="Times New Roman" w:hAnsi="Times New Roman" w:cs="Times New Roman"/>
          <w:w w:val="95"/>
          <w:sz w:val="26"/>
          <w:szCs w:val="26"/>
          <w:lang w:val="ru-RU"/>
        </w:rPr>
        <w:lastRenderedPageBreak/>
        <w:t>Как</w:t>
      </w:r>
      <w:r w:rsidRPr="00DB3832">
        <w:rPr>
          <w:rFonts w:ascii="Times New Roman" w:hAnsi="Times New Roman" w:cs="Times New Roman"/>
          <w:spacing w:val="-7"/>
          <w:w w:val="95"/>
          <w:sz w:val="26"/>
          <w:szCs w:val="26"/>
          <w:lang w:val="ru-RU"/>
        </w:rPr>
        <w:t xml:space="preserve"> </w:t>
      </w:r>
      <w:r w:rsidRPr="00DB3832">
        <w:rPr>
          <w:rFonts w:ascii="Times New Roman" w:hAnsi="Times New Roman" w:cs="Times New Roman"/>
          <w:w w:val="95"/>
          <w:sz w:val="26"/>
          <w:szCs w:val="26"/>
          <w:lang w:val="ru-RU"/>
        </w:rPr>
        <w:t>всегда,</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дополнительные сведения</w:t>
      </w:r>
      <w:r w:rsidRPr="00DB3832">
        <w:rPr>
          <w:rFonts w:ascii="Times New Roman" w:hAnsi="Times New Roman" w:cs="Times New Roman"/>
          <w:spacing w:val="2"/>
          <w:w w:val="95"/>
          <w:sz w:val="26"/>
          <w:szCs w:val="26"/>
          <w:lang w:val="ru-RU"/>
        </w:rPr>
        <w:t xml:space="preserve"> </w:t>
      </w:r>
      <w:r w:rsidRPr="00DB3832">
        <w:rPr>
          <w:rFonts w:ascii="Times New Roman" w:hAnsi="Times New Roman" w:cs="Times New Roman"/>
          <w:w w:val="95"/>
          <w:sz w:val="26"/>
          <w:szCs w:val="26"/>
          <w:lang w:val="ru-RU"/>
        </w:rPr>
        <w:t>о</w:t>
      </w:r>
      <w:r w:rsidRPr="00DB3832">
        <w:rPr>
          <w:rFonts w:ascii="Times New Roman" w:hAnsi="Times New Roman" w:cs="Times New Roman"/>
          <w:spacing w:val="11"/>
          <w:w w:val="95"/>
          <w:sz w:val="26"/>
          <w:szCs w:val="26"/>
          <w:lang w:val="ru-RU"/>
        </w:rPr>
        <w:t xml:space="preserve"> </w:t>
      </w:r>
      <w:r w:rsidRPr="00DB3832">
        <w:rPr>
          <w:rFonts w:ascii="Times New Roman" w:hAnsi="Times New Roman" w:cs="Times New Roman"/>
          <w:w w:val="95"/>
          <w:sz w:val="26"/>
          <w:szCs w:val="26"/>
          <w:lang w:val="ru-RU"/>
        </w:rPr>
        <w:t>профилях</w:t>
      </w:r>
      <w:r w:rsidRPr="00DB3832">
        <w:rPr>
          <w:rFonts w:ascii="Times New Roman" w:hAnsi="Times New Roman" w:cs="Times New Roman"/>
          <w:spacing w:val="-5"/>
          <w:w w:val="95"/>
          <w:sz w:val="26"/>
          <w:szCs w:val="26"/>
          <w:lang w:val="ru-RU"/>
        </w:rPr>
        <w:t xml:space="preserve"> </w:t>
      </w:r>
      <w:r w:rsidRPr="00DB3832">
        <w:rPr>
          <w:rFonts w:ascii="Times New Roman" w:hAnsi="Times New Roman" w:cs="Times New Roman"/>
          <w:w w:val="95"/>
          <w:sz w:val="26"/>
          <w:szCs w:val="26"/>
          <w:lang w:val="ru-RU"/>
        </w:rPr>
        <w:t>и</w:t>
      </w:r>
      <w:r w:rsidRPr="00DB3832">
        <w:rPr>
          <w:rFonts w:ascii="Times New Roman" w:hAnsi="Times New Roman" w:cs="Times New Roman"/>
          <w:spacing w:val="8"/>
          <w:w w:val="95"/>
          <w:sz w:val="26"/>
          <w:szCs w:val="26"/>
          <w:lang w:val="ru-RU"/>
        </w:rPr>
        <w:t xml:space="preserve"> </w:t>
      </w:r>
      <w:r w:rsidRPr="00DB3832">
        <w:rPr>
          <w:rFonts w:ascii="Times New Roman" w:hAnsi="Times New Roman" w:cs="Times New Roman"/>
          <w:w w:val="95"/>
          <w:sz w:val="26"/>
          <w:szCs w:val="26"/>
          <w:lang w:val="ru-RU"/>
        </w:rPr>
        <w:t>конфигурировании</w:t>
      </w:r>
      <w:r w:rsidRPr="00DB3832">
        <w:rPr>
          <w:rFonts w:ascii="Times New Roman" w:hAnsi="Times New Roman" w:cs="Times New Roman"/>
          <w:spacing w:val="-3"/>
          <w:w w:val="95"/>
          <w:sz w:val="26"/>
          <w:szCs w:val="26"/>
          <w:lang w:val="ru-RU"/>
        </w:rPr>
        <w:t xml:space="preserve"> </w:t>
      </w:r>
      <w:r w:rsidRPr="00DB3832">
        <w:rPr>
          <w:rFonts w:ascii="Times New Roman" w:hAnsi="Times New Roman" w:cs="Times New Roman"/>
          <w:w w:val="95"/>
          <w:sz w:val="26"/>
          <w:szCs w:val="26"/>
          <w:lang w:val="ru-RU"/>
        </w:rPr>
        <w:t>можно</w:t>
      </w:r>
      <w:r w:rsidRPr="00DB3832">
        <w:rPr>
          <w:rFonts w:ascii="Times New Roman" w:hAnsi="Times New Roman" w:cs="Times New Roman"/>
          <w:spacing w:val="-49"/>
          <w:w w:val="95"/>
          <w:sz w:val="26"/>
          <w:szCs w:val="26"/>
          <w:lang w:val="ru-RU"/>
        </w:rPr>
        <w:t xml:space="preserve"> </w:t>
      </w:r>
      <w:r w:rsidRPr="00DB3832">
        <w:rPr>
          <w:rFonts w:ascii="Times New Roman" w:hAnsi="Times New Roman" w:cs="Times New Roman"/>
          <w:sz w:val="26"/>
          <w:szCs w:val="26"/>
          <w:lang w:val="ru-RU"/>
        </w:rPr>
        <w:t>найти</w:t>
      </w:r>
      <w:r w:rsidRPr="00DB3832">
        <w:rPr>
          <w:rFonts w:ascii="Times New Roman" w:hAnsi="Times New Roman" w:cs="Times New Roman"/>
          <w:spacing w:val="-10"/>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документации</w:t>
      </w:r>
      <w:r w:rsidRPr="00DB3832">
        <w:rPr>
          <w:rFonts w:ascii="Times New Roman" w:hAnsi="Times New Roman" w:cs="Times New Roman"/>
          <w:spacing w:val="-2"/>
          <w:sz w:val="26"/>
          <w:szCs w:val="26"/>
          <w:lang w:val="ru-RU"/>
        </w:rPr>
        <w:t xml:space="preserve"> </w:t>
      </w:r>
      <w:r w:rsidRPr="00DB3832">
        <w:rPr>
          <w:rFonts w:ascii="Times New Roman" w:hAnsi="Times New Roman" w:cs="Times New Roman"/>
          <w:sz w:val="26"/>
          <w:szCs w:val="26"/>
          <w:lang w:val="ru-RU"/>
        </w:rPr>
        <w:t>по</w:t>
      </w:r>
      <w:r w:rsidRPr="00DB3832">
        <w:rPr>
          <w:rFonts w:ascii="Times New Roman" w:hAnsi="Times New Roman" w:cs="Times New Roman"/>
          <w:spacing w:val="12"/>
          <w:sz w:val="26"/>
          <w:szCs w:val="26"/>
          <w:lang w:val="ru-RU"/>
        </w:rPr>
        <w:t xml:space="preserve"> </w:t>
      </w:r>
      <w:r w:rsidRPr="00DB3832">
        <w:rPr>
          <w:rFonts w:ascii="Times New Roman" w:hAnsi="Times New Roman" w:cs="Times New Roman"/>
          <w:sz w:val="26"/>
          <w:szCs w:val="26"/>
        </w:rPr>
        <w:t>IPython</w:t>
      </w:r>
      <w:r w:rsidRPr="00DB3832">
        <w:rPr>
          <w:rFonts w:ascii="Times New Roman" w:hAnsi="Times New Roman" w:cs="Times New Roman"/>
          <w:spacing w:val="3"/>
          <w:sz w:val="26"/>
          <w:szCs w:val="26"/>
          <w:lang w:val="ru-RU"/>
        </w:rPr>
        <w:t xml:space="preserve"> </w:t>
      </w:r>
      <w:r w:rsidRPr="00DB3832">
        <w:rPr>
          <w:rFonts w:ascii="Times New Roman" w:hAnsi="Times New Roman" w:cs="Times New Roman"/>
          <w:sz w:val="26"/>
          <w:szCs w:val="26"/>
          <w:lang w:val="ru-RU"/>
        </w:rPr>
        <w:t>в</w:t>
      </w:r>
      <w:r w:rsidRPr="00DB3832">
        <w:rPr>
          <w:rFonts w:ascii="Times New Roman" w:hAnsi="Times New Roman" w:cs="Times New Roman"/>
          <w:spacing w:val="-1"/>
          <w:sz w:val="26"/>
          <w:szCs w:val="26"/>
          <w:lang w:val="ru-RU"/>
        </w:rPr>
        <w:t xml:space="preserve"> </w:t>
      </w:r>
      <w:r w:rsidRPr="00DB3832">
        <w:rPr>
          <w:rFonts w:ascii="Times New Roman" w:hAnsi="Times New Roman" w:cs="Times New Roman"/>
          <w:sz w:val="26"/>
          <w:szCs w:val="26"/>
          <w:lang w:val="ru-RU"/>
        </w:rPr>
        <w:t>сети.</w:t>
      </w:r>
    </w:p>
    <w:p w14:paraId="762954E7" w14:textId="77777777" w:rsidR="00985BB7" w:rsidRPr="00DB3832" w:rsidRDefault="00985BB7" w:rsidP="00DB3832">
      <w:pPr>
        <w:pStyle w:val="BodyText"/>
        <w:spacing w:before="11"/>
        <w:jc w:val="both"/>
        <w:rPr>
          <w:rFonts w:ascii="Times New Roman" w:hAnsi="Times New Roman" w:cs="Times New Roman"/>
          <w:sz w:val="26"/>
          <w:szCs w:val="26"/>
          <w:lang w:val="ru-RU"/>
        </w:rPr>
      </w:pPr>
    </w:p>
    <w:p w14:paraId="2AAB0EB7" w14:textId="6F5AFAE8" w:rsidR="00985BB7" w:rsidRPr="00DB3832" w:rsidRDefault="00985BB7" w:rsidP="00DB3832">
      <w:pPr>
        <w:pStyle w:val="Heading7"/>
        <w:ind w:left="0"/>
        <w:jc w:val="both"/>
        <w:rPr>
          <w:rFonts w:ascii="Times New Roman" w:hAnsi="Times New Roman" w:cs="Times New Roman"/>
          <w:sz w:val="26"/>
          <w:szCs w:val="26"/>
          <w:lang w:val="ru-RU"/>
        </w:rPr>
      </w:pPr>
      <w:bookmarkStart w:id="33" w:name="_TOC_250138"/>
      <w:bookmarkEnd w:id="33"/>
      <w:r w:rsidRPr="00DB3832">
        <w:rPr>
          <w:rFonts w:ascii="Times New Roman" w:hAnsi="Times New Roman" w:cs="Times New Roman"/>
          <w:sz w:val="26"/>
          <w:szCs w:val="26"/>
          <w:lang w:val="ru-RU"/>
        </w:rPr>
        <w:t>Благодарности</w:t>
      </w:r>
    </w:p>
    <w:p w14:paraId="10588F25" w14:textId="77777777" w:rsidR="00A03D33" w:rsidRPr="00DB3832" w:rsidRDefault="00A03D33" w:rsidP="00DB3832">
      <w:pPr>
        <w:pStyle w:val="Heading7"/>
        <w:ind w:left="138"/>
        <w:jc w:val="both"/>
        <w:rPr>
          <w:rFonts w:ascii="Times New Roman" w:eastAsia="Cambria" w:hAnsi="Times New Roman" w:cs="Times New Roman"/>
          <w:b w:val="0"/>
          <w:bCs w:val="0"/>
          <w:w w:val="95"/>
          <w:sz w:val="26"/>
          <w:szCs w:val="26"/>
          <w:lang w:val="ru-RU"/>
        </w:rPr>
      </w:pPr>
    </w:p>
    <w:p w14:paraId="7F60526D" w14:textId="06D48112" w:rsidR="00191F11" w:rsidRPr="00DB3832" w:rsidRDefault="00985BB7" w:rsidP="00DB3832">
      <w:pPr>
        <w:jc w:val="both"/>
        <w:rPr>
          <w:rFonts w:ascii="Times New Roman" w:hAnsi="Times New Roman" w:cs="Times New Roman"/>
          <w:w w:val="95"/>
          <w:sz w:val="26"/>
          <w:szCs w:val="26"/>
          <w:lang w:val="ru-RU"/>
        </w:rPr>
      </w:pPr>
      <w:r w:rsidRPr="00DB3832">
        <w:rPr>
          <w:rFonts w:ascii="Times New Roman" w:hAnsi="Times New Roman" w:cs="Times New Roman"/>
          <w:w w:val="95"/>
          <w:sz w:val="26"/>
          <w:szCs w:val="26"/>
          <w:lang w:val="ru-RU"/>
        </w:rPr>
        <w:t>Материалы этой главы частично были заимствованы из великолепной документа­ ции, подготовленной разработчиками IPython. Я испытываю к ним бесконечную благодарность з</w:t>
      </w:r>
      <w:r w:rsidR="00A03D33" w:rsidRPr="00DB3832">
        <w:rPr>
          <w:rFonts w:ascii="Times New Roman" w:hAnsi="Times New Roman" w:cs="Times New Roman"/>
          <w:w w:val="95"/>
          <w:sz w:val="26"/>
          <w:szCs w:val="26"/>
          <w:lang w:val="ru-RU"/>
        </w:rPr>
        <w:t>а создание этого восхитителыюго набора инструментов.</w:t>
      </w:r>
    </w:p>
    <w:sectPr w:rsidR="00191F11" w:rsidRPr="00DB383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CC"/>
    <w:family w:val="swiss"/>
    <w:pitch w:val="variable"/>
    <w:sig w:usb0="00000687" w:usb1="00000000" w:usb2="00000000" w:usb3="00000000" w:csb0="0000009F" w:csb1="00000000"/>
  </w:font>
  <w:font w:name="Cambria">
    <w:altName w:val="Cambria"/>
    <w:panose1 w:val="02040503050406030204"/>
    <w:charset w:val="CC"/>
    <w:family w:val="roman"/>
    <w:pitch w:val="variable"/>
    <w:sig w:usb0="E00006FF" w:usb1="420024FF" w:usb2="02000000" w:usb3="00000000" w:csb0="0000019F" w:csb1="00000000"/>
  </w:font>
  <w:font w:name="Georgia">
    <w:altName w:val="Georgia"/>
    <w:panose1 w:val="02040502050405020303"/>
    <w:charset w:val="CC"/>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altName w:val="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Palatino Linotype">
    <w:panose1 w:val="02040502050505030304"/>
    <w:charset w:val="CC"/>
    <w:family w:val="roman"/>
    <w:pitch w:val="variable"/>
    <w:sig w:usb0="E0000287" w:usb1="40000013" w:usb2="00000000" w:usb3="00000000" w:csb0="0000019F" w:csb1="00000000"/>
  </w:font>
  <w:font w:name="Lucida Sans Unicode">
    <w:altName w:val="Lucida Sans Unicode"/>
    <w:panose1 w:val="020B0602030504020204"/>
    <w:charset w:val="CC"/>
    <w:family w:val="swiss"/>
    <w:pitch w:val="variable"/>
    <w:sig w:usb0="80000AFF" w:usb1="0000396B" w:usb2="00000000" w:usb3="00000000" w:csb0="000000BF" w:csb1="00000000"/>
  </w:font>
  <w:font w:name="Microsoft Sans Serif">
    <w:altName w:val="Microsoft Sans Serif"/>
    <w:panose1 w:val="020B0604020202020204"/>
    <w:charset w:val="CC"/>
    <w:family w:val="swiss"/>
    <w:pitch w:val="variable"/>
    <w:sig w:usb0="E5002EFF" w:usb1="C000605B" w:usb2="00000029" w:usb3="00000000" w:csb0="000101FF" w:csb1="00000000"/>
  </w:font>
  <w:font w:name="Microsoft YaHei Light">
    <w:altName w:val="Microsoft YaHei Light"/>
    <w:panose1 w:val="020B0502040204020203"/>
    <w:charset w:val="86"/>
    <w:family w:val="swiss"/>
    <w:pitch w:val="variable"/>
    <w:sig w:usb0="80000287" w:usb1="2ACF0010" w:usb2="00000016" w:usb3="00000000" w:csb0="0004001F" w:csb1="00000000"/>
  </w:font>
  <w:font w:name="Gill Sans Nova Cond Lt">
    <w:altName w:val="Gill Sans Nova Cond Lt"/>
    <w:charset w:val="00"/>
    <w:family w:val="swiss"/>
    <w:pitch w:val="variable"/>
    <w:sig w:usb0="80000287" w:usb1="00000002" w:usb2="00000000" w:usb3="00000000" w:csb0="0000009F" w:csb1="00000000"/>
  </w:font>
  <w:font w:name="Comic Sans MS">
    <w:altName w:val="Comic Sans MS"/>
    <w:panose1 w:val="030F0702030302020204"/>
    <w:charset w:val="CC"/>
    <w:family w:val="script"/>
    <w:pitch w:val="variable"/>
    <w:sig w:usb0="00000287" w:usb1="00000013"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E0B37"/>
    <w:multiLevelType w:val="hybridMultilevel"/>
    <w:tmpl w:val="F7C4BCF0"/>
    <w:lvl w:ilvl="0" w:tplc="BB30AFF8">
      <w:start w:val="1"/>
      <w:numFmt w:val="decimal"/>
      <w:lvlText w:val="%1"/>
      <w:lvlJc w:val="left"/>
      <w:pPr>
        <w:ind w:left="423" w:hanging="216"/>
      </w:pPr>
      <w:rPr>
        <w:rFonts w:hint="default"/>
        <w:w w:val="117"/>
      </w:rPr>
    </w:lvl>
    <w:lvl w:ilvl="1" w:tplc="5944067A">
      <w:start w:val="176"/>
      <w:numFmt w:val="decimal"/>
      <w:lvlText w:val="%2"/>
      <w:lvlJc w:val="left"/>
      <w:pPr>
        <w:ind w:left="1193" w:hanging="448"/>
      </w:pPr>
      <w:rPr>
        <w:rFonts w:ascii="Arial" w:eastAsia="Arial" w:hAnsi="Arial" w:cs="Arial" w:hint="default"/>
        <w:b w:val="0"/>
        <w:bCs w:val="0"/>
        <w:i w:val="0"/>
        <w:iCs w:val="0"/>
        <w:w w:val="95"/>
        <w:sz w:val="20"/>
        <w:szCs w:val="20"/>
      </w:rPr>
    </w:lvl>
    <w:lvl w:ilvl="2" w:tplc="B094B9FA">
      <w:numFmt w:val="bullet"/>
      <w:lvlText w:val="•"/>
      <w:lvlJc w:val="left"/>
      <w:pPr>
        <w:ind w:left="1980" w:hanging="448"/>
      </w:pPr>
      <w:rPr>
        <w:rFonts w:hint="default"/>
      </w:rPr>
    </w:lvl>
    <w:lvl w:ilvl="3" w:tplc="35429056">
      <w:numFmt w:val="bullet"/>
      <w:lvlText w:val="•"/>
      <w:lvlJc w:val="left"/>
      <w:pPr>
        <w:ind w:left="2761" w:hanging="448"/>
      </w:pPr>
      <w:rPr>
        <w:rFonts w:hint="default"/>
      </w:rPr>
    </w:lvl>
    <w:lvl w:ilvl="4" w:tplc="9732D9C6">
      <w:numFmt w:val="bullet"/>
      <w:lvlText w:val="•"/>
      <w:lvlJc w:val="left"/>
      <w:pPr>
        <w:ind w:left="3542" w:hanging="448"/>
      </w:pPr>
      <w:rPr>
        <w:rFonts w:hint="default"/>
      </w:rPr>
    </w:lvl>
    <w:lvl w:ilvl="5" w:tplc="12B89E58">
      <w:numFmt w:val="bullet"/>
      <w:lvlText w:val="•"/>
      <w:lvlJc w:val="left"/>
      <w:pPr>
        <w:ind w:left="4323" w:hanging="448"/>
      </w:pPr>
      <w:rPr>
        <w:rFonts w:hint="default"/>
      </w:rPr>
    </w:lvl>
    <w:lvl w:ilvl="6" w:tplc="3FF61712">
      <w:numFmt w:val="bullet"/>
      <w:lvlText w:val="•"/>
      <w:lvlJc w:val="left"/>
      <w:pPr>
        <w:ind w:left="5104" w:hanging="448"/>
      </w:pPr>
      <w:rPr>
        <w:rFonts w:hint="default"/>
      </w:rPr>
    </w:lvl>
    <w:lvl w:ilvl="7" w:tplc="9740EDA8">
      <w:numFmt w:val="bullet"/>
      <w:lvlText w:val="•"/>
      <w:lvlJc w:val="left"/>
      <w:pPr>
        <w:ind w:left="5884" w:hanging="448"/>
      </w:pPr>
      <w:rPr>
        <w:rFonts w:hint="default"/>
      </w:rPr>
    </w:lvl>
    <w:lvl w:ilvl="8" w:tplc="08481A8E">
      <w:numFmt w:val="bullet"/>
      <w:lvlText w:val="•"/>
      <w:lvlJc w:val="left"/>
      <w:pPr>
        <w:ind w:left="6665" w:hanging="448"/>
      </w:pPr>
      <w:rPr>
        <w:rFonts w:hint="default"/>
      </w:rPr>
    </w:lvl>
  </w:abstractNum>
  <w:abstractNum w:abstractNumId="1" w15:restartNumberingAfterBreak="0">
    <w:nsid w:val="25E16C4B"/>
    <w:multiLevelType w:val="hybridMultilevel"/>
    <w:tmpl w:val="6D0826AA"/>
    <w:lvl w:ilvl="0" w:tplc="C64AB6C2">
      <w:numFmt w:val="bullet"/>
      <w:lvlText w:val="•"/>
      <w:lvlJc w:val="left"/>
      <w:pPr>
        <w:ind w:left="889" w:hanging="305"/>
      </w:pPr>
      <w:rPr>
        <w:rFonts w:ascii="Times New Roman" w:eastAsia="Times New Roman" w:hAnsi="Times New Roman" w:cs="Times New Roman" w:hint="default"/>
        <w:b w:val="0"/>
        <w:bCs w:val="0"/>
        <w:i w:val="0"/>
        <w:iCs w:val="0"/>
        <w:w w:val="72"/>
        <w:position w:val="6"/>
        <w:sz w:val="26"/>
        <w:szCs w:val="26"/>
      </w:rPr>
    </w:lvl>
    <w:lvl w:ilvl="1" w:tplc="A02E90FA">
      <w:numFmt w:val="bullet"/>
      <w:lvlText w:val="•"/>
      <w:lvlJc w:val="left"/>
      <w:pPr>
        <w:ind w:left="1710" w:hanging="305"/>
      </w:pPr>
      <w:rPr>
        <w:rFonts w:hint="default"/>
      </w:rPr>
    </w:lvl>
    <w:lvl w:ilvl="2" w:tplc="5F942B3C">
      <w:numFmt w:val="bullet"/>
      <w:lvlText w:val="•"/>
      <w:lvlJc w:val="left"/>
      <w:pPr>
        <w:ind w:left="2541" w:hanging="305"/>
      </w:pPr>
      <w:rPr>
        <w:rFonts w:hint="default"/>
      </w:rPr>
    </w:lvl>
    <w:lvl w:ilvl="3" w:tplc="EC4A5DE0">
      <w:numFmt w:val="bullet"/>
      <w:lvlText w:val="•"/>
      <w:lvlJc w:val="left"/>
      <w:pPr>
        <w:ind w:left="3371" w:hanging="305"/>
      </w:pPr>
      <w:rPr>
        <w:rFonts w:hint="default"/>
      </w:rPr>
    </w:lvl>
    <w:lvl w:ilvl="4" w:tplc="E45AD834">
      <w:numFmt w:val="bullet"/>
      <w:lvlText w:val="•"/>
      <w:lvlJc w:val="left"/>
      <w:pPr>
        <w:ind w:left="4202" w:hanging="305"/>
      </w:pPr>
      <w:rPr>
        <w:rFonts w:hint="default"/>
      </w:rPr>
    </w:lvl>
    <w:lvl w:ilvl="5" w:tplc="C562CED4">
      <w:numFmt w:val="bullet"/>
      <w:lvlText w:val="•"/>
      <w:lvlJc w:val="left"/>
      <w:pPr>
        <w:ind w:left="5033" w:hanging="305"/>
      </w:pPr>
      <w:rPr>
        <w:rFonts w:hint="default"/>
      </w:rPr>
    </w:lvl>
    <w:lvl w:ilvl="6" w:tplc="1236F80A">
      <w:numFmt w:val="bullet"/>
      <w:lvlText w:val="•"/>
      <w:lvlJc w:val="left"/>
      <w:pPr>
        <w:ind w:left="5863" w:hanging="305"/>
      </w:pPr>
      <w:rPr>
        <w:rFonts w:hint="default"/>
      </w:rPr>
    </w:lvl>
    <w:lvl w:ilvl="7" w:tplc="1BD06396">
      <w:numFmt w:val="bullet"/>
      <w:lvlText w:val="•"/>
      <w:lvlJc w:val="left"/>
      <w:pPr>
        <w:ind w:left="6694" w:hanging="305"/>
      </w:pPr>
      <w:rPr>
        <w:rFonts w:hint="default"/>
      </w:rPr>
    </w:lvl>
    <w:lvl w:ilvl="8" w:tplc="E0C0BEC6">
      <w:numFmt w:val="bullet"/>
      <w:lvlText w:val="•"/>
      <w:lvlJc w:val="left"/>
      <w:pPr>
        <w:ind w:left="7525" w:hanging="305"/>
      </w:pPr>
      <w:rPr>
        <w:rFonts w:hint="default"/>
      </w:rPr>
    </w:lvl>
  </w:abstractNum>
  <w:abstractNum w:abstractNumId="2" w15:restartNumberingAfterBreak="0">
    <w:nsid w:val="329125F0"/>
    <w:multiLevelType w:val="hybridMultilevel"/>
    <w:tmpl w:val="425E691A"/>
    <w:lvl w:ilvl="0" w:tplc="A802EA5A">
      <w:start w:val="11"/>
      <w:numFmt w:val="decimal"/>
      <w:lvlText w:val="%1"/>
      <w:lvlJc w:val="left"/>
      <w:pPr>
        <w:ind w:left="964" w:hanging="346"/>
      </w:pPr>
      <w:rPr>
        <w:rFonts w:ascii="Trebuchet MS" w:eastAsia="Trebuchet MS" w:hAnsi="Trebuchet MS" w:cs="Trebuchet MS" w:hint="default"/>
        <w:b w:val="0"/>
        <w:bCs w:val="0"/>
        <w:i w:val="0"/>
        <w:iCs w:val="0"/>
        <w:spacing w:val="0"/>
        <w:w w:val="102"/>
        <w:sz w:val="20"/>
        <w:szCs w:val="20"/>
      </w:rPr>
    </w:lvl>
    <w:lvl w:ilvl="1" w:tplc="43547326">
      <w:numFmt w:val="bullet"/>
      <w:lvlText w:val="•"/>
      <w:lvlJc w:val="left"/>
      <w:pPr>
        <w:ind w:left="1786" w:hanging="346"/>
      </w:pPr>
      <w:rPr>
        <w:rFonts w:hint="default"/>
      </w:rPr>
    </w:lvl>
    <w:lvl w:ilvl="2" w:tplc="0FFCA9C2">
      <w:numFmt w:val="bullet"/>
      <w:lvlText w:val="•"/>
      <w:lvlJc w:val="left"/>
      <w:pPr>
        <w:ind w:left="2613" w:hanging="346"/>
      </w:pPr>
      <w:rPr>
        <w:rFonts w:hint="default"/>
      </w:rPr>
    </w:lvl>
    <w:lvl w:ilvl="3" w:tplc="2BCCA3AA">
      <w:numFmt w:val="bullet"/>
      <w:lvlText w:val="•"/>
      <w:lvlJc w:val="left"/>
      <w:pPr>
        <w:ind w:left="3439" w:hanging="346"/>
      </w:pPr>
      <w:rPr>
        <w:rFonts w:hint="default"/>
      </w:rPr>
    </w:lvl>
    <w:lvl w:ilvl="4" w:tplc="55E81D96">
      <w:numFmt w:val="bullet"/>
      <w:lvlText w:val="•"/>
      <w:lvlJc w:val="left"/>
      <w:pPr>
        <w:ind w:left="4266" w:hanging="346"/>
      </w:pPr>
      <w:rPr>
        <w:rFonts w:hint="default"/>
      </w:rPr>
    </w:lvl>
    <w:lvl w:ilvl="5" w:tplc="828E0EEE">
      <w:numFmt w:val="bullet"/>
      <w:lvlText w:val="•"/>
      <w:lvlJc w:val="left"/>
      <w:pPr>
        <w:ind w:left="5093" w:hanging="346"/>
      </w:pPr>
      <w:rPr>
        <w:rFonts w:hint="default"/>
      </w:rPr>
    </w:lvl>
    <w:lvl w:ilvl="6" w:tplc="197877A0">
      <w:numFmt w:val="bullet"/>
      <w:lvlText w:val="•"/>
      <w:lvlJc w:val="left"/>
      <w:pPr>
        <w:ind w:left="5919" w:hanging="346"/>
      </w:pPr>
      <w:rPr>
        <w:rFonts w:hint="default"/>
      </w:rPr>
    </w:lvl>
    <w:lvl w:ilvl="7" w:tplc="D5DCDFFC">
      <w:numFmt w:val="bullet"/>
      <w:lvlText w:val="•"/>
      <w:lvlJc w:val="left"/>
      <w:pPr>
        <w:ind w:left="6746" w:hanging="346"/>
      </w:pPr>
      <w:rPr>
        <w:rFonts w:hint="default"/>
      </w:rPr>
    </w:lvl>
    <w:lvl w:ilvl="8" w:tplc="4DB2192C">
      <w:numFmt w:val="bullet"/>
      <w:lvlText w:val="•"/>
      <w:lvlJc w:val="left"/>
      <w:pPr>
        <w:ind w:left="7573" w:hanging="346"/>
      </w:pPr>
      <w:rPr>
        <w:rFonts w:hint="default"/>
      </w:rPr>
    </w:lvl>
  </w:abstractNum>
  <w:abstractNum w:abstractNumId="3" w15:restartNumberingAfterBreak="0">
    <w:nsid w:val="39F06F10"/>
    <w:multiLevelType w:val="hybridMultilevel"/>
    <w:tmpl w:val="2BEEA546"/>
    <w:lvl w:ilvl="0" w:tplc="EF181932">
      <w:numFmt w:val="bullet"/>
      <w:lvlText w:val="•"/>
      <w:lvlJc w:val="left"/>
      <w:pPr>
        <w:ind w:left="928" w:hanging="322"/>
      </w:pPr>
      <w:rPr>
        <w:rFonts w:ascii="Cambria" w:eastAsia="Cambria" w:hAnsi="Cambria" w:cs="Cambria" w:hint="default"/>
        <w:w w:val="63"/>
        <w:position w:val="5"/>
      </w:rPr>
    </w:lvl>
    <w:lvl w:ilvl="1" w:tplc="FB5ECA14">
      <w:numFmt w:val="bullet"/>
      <w:lvlText w:val="•"/>
      <w:lvlJc w:val="left"/>
      <w:pPr>
        <w:ind w:left="1750" w:hanging="322"/>
      </w:pPr>
      <w:rPr>
        <w:rFonts w:hint="default"/>
      </w:rPr>
    </w:lvl>
    <w:lvl w:ilvl="2" w:tplc="F9AE09C2">
      <w:numFmt w:val="bullet"/>
      <w:lvlText w:val="•"/>
      <w:lvlJc w:val="left"/>
      <w:pPr>
        <w:ind w:left="2581" w:hanging="322"/>
      </w:pPr>
      <w:rPr>
        <w:rFonts w:hint="default"/>
      </w:rPr>
    </w:lvl>
    <w:lvl w:ilvl="3" w:tplc="D9901992">
      <w:numFmt w:val="bullet"/>
      <w:lvlText w:val="•"/>
      <w:lvlJc w:val="left"/>
      <w:pPr>
        <w:ind w:left="3411" w:hanging="322"/>
      </w:pPr>
      <w:rPr>
        <w:rFonts w:hint="default"/>
      </w:rPr>
    </w:lvl>
    <w:lvl w:ilvl="4" w:tplc="45CCFF72">
      <w:numFmt w:val="bullet"/>
      <w:lvlText w:val="•"/>
      <w:lvlJc w:val="left"/>
      <w:pPr>
        <w:ind w:left="4242" w:hanging="322"/>
      </w:pPr>
      <w:rPr>
        <w:rFonts w:hint="default"/>
      </w:rPr>
    </w:lvl>
    <w:lvl w:ilvl="5" w:tplc="680AA2CA">
      <w:numFmt w:val="bullet"/>
      <w:lvlText w:val="•"/>
      <w:lvlJc w:val="left"/>
      <w:pPr>
        <w:ind w:left="5073" w:hanging="322"/>
      </w:pPr>
      <w:rPr>
        <w:rFonts w:hint="default"/>
      </w:rPr>
    </w:lvl>
    <w:lvl w:ilvl="6" w:tplc="8910C528">
      <w:numFmt w:val="bullet"/>
      <w:lvlText w:val="•"/>
      <w:lvlJc w:val="left"/>
      <w:pPr>
        <w:ind w:left="5903" w:hanging="322"/>
      </w:pPr>
      <w:rPr>
        <w:rFonts w:hint="default"/>
      </w:rPr>
    </w:lvl>
    <w:lvl w:ilvl="7" w:tplc="22986C78">
      <w:numFmt w:val="bullet"/>
      <w:lvlText w:val="•"/>
      <w:lvlJc w:val="left"/>
      <w:pPr>
        <w:ind w:left="6734" w:hanging="322"/>
      </w:pPr>
      <w:rPr>
        <w:rFonts w:hint="default"/>
      </w:rPr>
    </w:lvl>
    <w:lvl w:ilvl="8" w:tplc="C570E5AE">
      <w:numFmt w:val="bullet"/>
      <w:lvlText w:val="•"/>
      <w:lvlJc w:val="left"/>
      <w:pPr>
        <w:ind w:left="7565" w:hanging="322"/>
      </w:pPr>
      <w:rPr>
        <w:rFonts w:hint="default"/>
      </w:rPr>
    </w:lvl>
  </w:abstractNum>
  <w:abstractNum w:abstractNumId="4" w15:restartNumberingAfterBreak="0">
    <w:nsid w:val="3C56706B"/>
    <w:multiLevelType w:val="hybridMultilevel"/>
    <w:tmpl w:val="2944712C"/>
    <w:lvl w:ilvl="0" w:tplc="2C5C164C">
      <w:start w:val="11"/>
      <w:numFmt w:val="decimal"/>
      <w:lvlText w:val="%1"/>
      <w:lvlJc w:val="left"/>
      <w:pPr>
        <w:ind w:left="376" w:hanging="349"/>
      </w:pPr>
      <w:rPr>
        <w:rFonts w:ascii="Georgia" w:eastAsia="Georgia" w:hAnsi="Georgia" w:cs="Georgia" w:hint="default"/>
        <w:b w:val="0"/>
        <w:bCs w:val="0"/>
        <w:i w:val="0"/>
        <w:iCs w:val="0"/>
        <w:spacing w:val="-1"/>
        <w:w w:val="123"/>
        <w:sz w:val="20"/>
        <w:szCs w:val="20"/>
      </w:rPr>
    </w:lvl>
    <w:lvl w:ilvl="1" w:tplc="9FDC4C96">
      <w:numFmt w:val="bullet"/>
      <w:lvlText w:val="•"/>
      <w:lvlJc w:val="left"/>
      <w:pPr>
        <w:ind w:left="480" w:hanging="349"/>
      </w:pPr>
      <w:rPr>
        <w:rFonts w:hint="default"/>
      </w:rPr>
    </w:lvl>
    <w:lvl w:ilvl="2" w:tplc="8370F2EA">
      <w:numFmt w:val="bullet"/>
      <w:lvlText w:val="•"/>
      <w:lvlJc w:val="left"/>
      <w:pPr>
        <w:ind w:left="1451" w:hanging="349"/>
      </w:pPr>
      <w:rPr>
        <w:rFonts w:hint="default"/>
      </w:rPr>
    </w:lvl>
    <w:lvl w:ilvl="3" w:tplc="89C6F40E">
      <w:numFmt w:val="bullet"/>
      <w:lvlText w:val="•"/>
      <w:lvlJc w:val="left"/>
      <w:pPr>
        <w:ind w:left="2423" w:hanging="349"/>
      </w:pPr>
      <w:rPr>
        <w:rFonts w:hint="default"/>
      </w:rPr>
    </w:lvl>
    <w:lvl w:ilvl="4" w:tplc="613801A0">
      <w:numFmt w:val="bullet"/>
      <w:lvlText w:val="•"/>
      <w:lvlJc w:val="left"/>
      <w:pPr>
        <w:ind w:left="3395" w:hanging="349"/>
      </w:pPr>
      <w:rPr>
        <w:rFonts w:hint="default"/>
      </w:rPr>
    </w:lvl>
    <w:lvl w:ilvl="5" w:tplc="A9BAB9CE">
      <w:numFmt w:val="bullet"/>
      <w:lvlText w:val="•"/>
      <w:lvlJc w:val="left"/>
      <w:pPr>
        <w:ind w:left="4367" w:hanging="349"/>
      </w:pPr>
      <w:rPr>
        <w:rFonts w:hint="default"/>
      </w:rPr>
    </w:lvl>
    <w:lvl w:ilvl="6" w:tplc="8DF67B34">
      <w:numFmt w:val="bullet"/>
      <w:lvlText w:val="•"/>
      <w:lvlJc w:val="left"/>
      <w:pPr>
        <w:ind w:left="5339" w:hanging="349"/>
      </w:pPr>
      <w:rPr>
        <w:rFonts w:hint="default"/>
      </w:rPr>
    </w:lvl>
    <w:lvl w:ilvl="7" w:tplc="021AE7B4">
      <w:numFmt w:val="bullet"/>
      <w:lvlText w:val="•"/>
      <w:lvlJc w:val="left"/>
      <w:pPr>
        <w:ind w:left="6310" w:hanging="349"/>
      </w:pPr>
      <w:rPr>
        <w:rFonts w:hint="default"/>
      </w:rPr>
    </w:lvl>
    <w:lvl w:ilvl="8" w:tplc="8D126A4E">
      <w:numFmt w:val="bullet"/>
      <w:lvlText w:val="•"/>
      <w:lvlJc w:val="left"/>
      <w:pPr>
        <w:ind w:left="7282" w:hanging="349"/>
      </w:pPr>
      <w:rPr>
        <w:rFonts w:hint="default"/>
      </w:rPr>
    </w:lvl>
  </w:abstractNum>
  <w:abstractNum w:abstractNumId="5" w15:restartNumberingAfterBreak="0">
    <w:nsid w:val="417732F9"/>
    <w:multiLevelType w:val="hybridMultilevel"/>
    <w:tmpl w:val="89AAACD8"/>
    <w:lvl w:ilvl="0" w:tplc="7D84A4C6">
      <w:numFmt w:val="bullet"/>
      <w:lvlText w:val="&gt;"/>
      <w:lvlJc w:val="left"/>
      <w:pPr>
        <w:ind w:left="1412" w:hanging="242"/>
      </w:pPr>
      <w:rPr>
        <w:rFonts w:ascii="Cambria" w:eastAsia="Cambria" w:hAnsi="Cambria" w:cs="Cambria" w:hint="default"/>
        <w:b w:val="0"/>
        <w:bCs w:val="0"/>
        <w:i w:val="0"/>
        <w:iCs w:val="0"/>
        <w:w w:val="103"/>
        <w:sz w:val="20"/>
        <w:szCs w:val="20"/>
      </w:rPr>
    </w:lvl>
    <w:lvl w:ilvl="1" w:tplc="E6C6E9E6">
      <w:numFmt w:val="bullet"/>
      <w:lvlText w:val="•"/>
      <w:lvlJc w:val="left"/>
      <w:pPr>
        <w:ind w:left="2289" w:hanging="242"/>
      </w:pPr>
      <w:rPr>
        <w:rFonts w:hint="default"/>
      </w:rPr>
    </w:lvl>
    <w:lvl w:ilvl="2" w:tplc="A1E65CE4">
      <w:numFmt w:val="bullet"/>
      <w:lvlText w:val="•"/>
      <w:lvlJc w:val="left"/>
      <w:pPr>
        <w:ind w:left="3166" w:hanging="242"/>
      </w:pPr>
      <w:rPr>
        <w:rFonts w:hint="default"/>
      </w:rPr>
    </w:lvl>
    <w:lvl w:ilvl="3" w:tplc="29F4C826">
      <w:numFmt w:val="bullet"/>
      <w:lvlText w:val="•"/>
      <w:lvlJc w:val="left"/>
      <w:pPr>
        <w:ind w:left="4042" w:hanging="242"/>
      </w:pPr>
      <w:rPr>
        <w:rFonts w:hint="default"/>
      </w:rPr>
    </w:lvl>
    <w:lvl w:ilvl="4" w:tplc="E9DA029C">
      <w:numFmt w:val="bullet"/>
      <w:lvlText w:val="•"/>
      <w:lvlJc w:val="left"/>
      <w:pPr>
        <w:ind w:left="4919" w:hanging="242"/>
      </w:pPr>
      <w:rPr>
        <w:rFonts w:hint="default"/>
      </w:rPr>
    </w:lvl>
    <w:lvl w:ilvl="5" w:tplc="8EB4F9D8">
      <w:numFmt w:val="bullet"/>
      <w:lvlText w:val="•"/>
      <w:lvlJc w:val="left"/>
      <w:pPr>
        <w:ind w:left="5796" w:hanging="242"/>
      </w:pPr>
      <w:rPr>
        <w:rFonts w:hint="default"/>
      </w:rPr>
    </w:lvl>
    <w:lvl w:ilvl="6" w:tplc="7A5C92CA">
      <w:numFmt w:val="bullet"/>
      <w:lvlText w:val="•"/>
      <w:lvlJc w:val="left"/>
      <w:pPr>
        <w:ind w:left="6672" w:hanging="242"/>
      </w:pPr>
      <w:rPr>
        <w:rFonts w:hint="default"/>
      </w:rPr>
    </w:lvl>
    <w:lvl w:ilvl="7" w:tplc="B1A808AE">
      <w:numFmt w:val="bullet"/>
      <w:lvlText w:val="•"/>
      <w:lvlJc w:val="left"/>
      <w:pPr>
        <w:ind w:left="7549" w:hanging="242"/>
      </w:pPr>
      <w:rPr>
        <w:rFonts w:hint="default"/>
      </w:rPr>
    </w:lvl>
    <w:lvl w:ilvl="8" w:tplc="7B9A3368">
      <w:numFmt w:val="bullet"/>
      <w:lvlText w:val="•"/>
      <w:lvlJc w:val="left"/>
      <w:pPr>
        <w:ind w:left="8426" w:hanging="242"/>
      </w:pPr>
      <w:rPr>
        <w:rFonts w:hint="default"/>
      </w:rPr>
    </w:lvl>
  </w:abstractNum>
  <w:abstractNum w:abstractNumId="6" w15:restartNumberingAfterBreak="0">
    <w:nsid w:val="43BC4E18"/>
    <w:multiLevelType w:val="hybridMultilevel"/>
    <w:tmpl w:val="801AEE62"/>
    <w:lvl w:ilvl="0" w:tplc="DD9C4FF2">
      <w:numFmt w:val="bullet"/>
      <w:lvlText w:val="&gt;"/>
      <w:lvlJc w:val="left"/>
      <w:pPr>
        <w:ind w:left="620" w:hanging="228"/>
      </w:pPr>
      <w:rPr>
        <w:rFonts w:ascii="Georgia" w:eastAsia="Georgia" w:hAnsi="Georgia" w:cs="Georgia" w:hint="default"/>
        <w:b w:val="0"/>
        <w:bCs w:val="0"/>
        <w:i w:val="0"/>
        <w:iCs w:val="0"/>
        <w:w w:val="81"/>
        <w:sz w:val="20"/>
        <w:szCs w:val="20"/>
      </w:rPr>
    </w:lvl>
    <w:lvl w:ilvl="1" w:tplc="49025F7C">
      <w:numFmt w:val="bullet"/>
      <w:lvlText w:val="•"/>
      <w:lvlJc w:val="left"/>
      <w:pPr>
        <w:ind w:left="1480" w:hanging="228"/>
      </w:pPr>
      <w:rPr>
        <w:rFonts w:hint="default"/>
      </w:rPr>
    </w:lvl>
    <w:lvl w:ilvl="2" w:tplc="932A5CCC">
      <w:numFmt w:val="bullet"/>
      <w:lvlText w:val="•"/>
      <w:lvlJc w:val="left"/>
      <w:pPr>
        <w:ind w:left="2341" w:hanging="228"/>
      </w:pPr>
      <w:rPr>
        <w:rFonts w:hint="default"/>
      </w:rPr>
    </w:lvl>
    <w:lvl w:ilvl="3" w:tplc="71A66644">
      <w:numFmt w:val="bullet"/>
      <w:lvlText w:val="•"/>
      <w:lvlJc w:val="left"/>
      <w:pPr>
        <w:ind w:left="3201" w:hanging="228"/>
      </w:pPr>
      <w:rPr>
        <w:rFonts w:hint="default"/>
      </w:rPr>
    </w:lvl>
    <w:lvl w:ilvl="4" w:tplc="B86E088A">
      <w:numFmt w:val="bullet"/>
      <w:lvlText w:val="•"/>
      <w:lvlJc w:val="left"/>
      <w:pPr>
        <w:ind w:left="4062" w:hanging="228"/>
      </w:pPr>
      <w:rPr>
        <w:rFonts w:hint="default"/>
      </w:rPr>
    </w:lvl>
    <w:lvl w:ilvl="5" w:tplc="E36AF57E">
      <w:numFmt w:val="bullet"/>
      <w:lvlText w:val="•"/>
      <w:lvlJc w:val="left"/>
      <w:pPr>
        <w:ind w:left="4923" w:hanging="228"/>
      </w:pPr>
      <w:rPr>
        <w:rFonts w:hint="default"/>
      </w:rPr>
    </w:lvl>
    <w:lvl w:ilvl="6" w:tplc="A268EDF6">
      <w:numFmt w:val="bullet"/>
      <w:lvlText w:val="•"/>
      <w:lvlJc w:val="left"/>
      <w:pPr>
        <w:ind w:left="5783" w:hanging="228"/>
      </w:pPr>
      <w:rPr>
        <w:rFonts w:hint="default"/>
      </w:rPr>
    </w:lvl>
    <w:lvl w:ilvl="7" w:tplc="A4EA4440">
      <w:numFmt w:val="bullet"/>
      <w:lvlText w:val="•"/>
      <w:lvlJc w:val="left"/>
      <w:pPr>
        <w:ind w:left="6644" w:hanging="228"/>
      </w:pPr>
      <w:rPr>
        <w:rFonts w:hint="default"/>
      </w:rPr>
    </w:lvl>
    <w:lvl w:ilvl="8" w:tplc="B750F758">
      <w:numFmt w:val="bullet"/>
      <w:lvlText w:val="•"/>
      <w:lvlJc w:val="left"/>
      <w:pPr>
        <w:ind w:left="7505" w:hanging="228"/>
      </w:pPr>
      <w:rPr>
        <w:rFonts w:hint="default"/>
      </w:rPr>
    </w:lvl>
  </w:abstractNum>
  <w:abstractNum w:abstractNumId="7" w15:restartNumberingAfterBreak="0">
    <w:nsid w:val="4F4F40B3"/>
    <w:multiLevelType w:val="hybridMultilevel"/>
    <w:tmpl w:val="C568BCAC"/>
    <w:lvl w:ilvl="0" w:tplc="9350D3F2">
      <w:numFmt w:val="bullet"/>
      <w:lvlText w:val="&gt;"/>
      <w:lvlJc w:val="left"/>
      <w:pPr>
        <w:ind w:left="1084" w:hanging="228"/>
      </w:pPr>
      <w:rPr>
        <w:rFonts w:ascii="Georgia" w:eastAsia="Georgia" w:hAnsi="Georgia" w:cs="Georgia" w:hint="default"/>
        <w:b w:val="0"/>
        <w:bCs w:val="0"/>
        <w:i w:val="0"/>
        <w:iCs w:val="0"/>
        <w:w w:val="81"/>
        <w:sz w:val="20"/>
        <w:szCs w:val="20"/>
      </w:rPr>
    </w:lvl>
    <w:lvl w:ilvl="1" w:tplc="7102F78A">
      <w:numFmt w:val="bullet"/>
      <w:lvlText w:val="•"/>
      <w:lvlJc w:val="left"/>
      <w:pPr>
        <w:ind w:left="1894" w:hanging="228"/>
      </w:pPr>
      <w:rPr>
        <w:rFonts w:hint="default"/>
      </w:rPr>
    </w:lvl>
    <w:lvl w:ilvl="2" w:tplc="0D9C662E">
      <w:numFmt w:val="bullet"/>
      <w:lvlText w:val="•"/>
      <w:lvlJc w:val="left"/>
      <w:pPr>
        <w:ind w:left="2709" w:hanging="228"/>
      </w:pPr>
      <w:rPr>
        <w:rFonts w:hint="default"/>
      </w:rPr>
    </w:lvl>
    <w:lvl w:ilvl="3" w:tplc="588686AC">
      <w:numFmt w:val="bullet"/>
      <w:lvlText w:val="•"/>
      <w:lvlJc w:val="left"/>
      <w:pPr>
        <w:ind w:left="3523" w:hanging="228"/>
      </w:pPr>
      <w:rPr>
        <w:rFonts w:hint="default"/>
      </w:rPr>
    </w:lvl>
    <w:lvl w:ilvl="4" w:tplc="D5547A7C">
      <w:numFmt w:val="bullet"/>
      <w:lvlText w:val="•"/>
      <w:lvlJc w:val="left"/>
      <w:pPr>
        <w:ind w:left="4338" w:hanging="228"/>
      </w:pPr>
      <w:rPr>
        <w:rFonts w:hint="default"/>
      </w:rPr>
    </w:lvl>
    <w:lvl w:ilvl="5" w:tplc="5D74B57E">
      <w:numFmt w:val="bullet"/>
      <w:lvlText w:val="•"/>
      <w:lvlJc w:val="left"/>
      <w:pPr>
        <w:ind w:left="5153" w:hanging="228"/>
      </w:pPr>
      <w:rPr>
        <w:rFonts w:hint="default"/>
      </w:rPr>
    </w:lvl>
    <w:lvl w:ilvl="6" w:tplc="596054AC">
      <w:numFmt w:val="bullet"/>
      <w:lvlText w:val="•"/>
      <w:lvlJc w:val="left"/>
      <w:pPr>
        <w:ind w:left="5967" w:hanging="228"/>
      </w:pPr>
      <w:rPr>
        <w:rFonts w:hint="default"/>
      </w:rPr>
    </w:lvl>
    <w:lvl w:ilvl="7" w:tplc="A7749242">
      <w:numFmt w:val="bullet"/>
      <w:lvlText w:val="•"/>
      <w:lvlJc w:val="left"/>
      <w:pPr>
        <w:ind w:left="6782" w:hanging="228"/>
      </w:pPr>
      <w:rPr>
        <w:rFonts w:hint="default"/>
      </w:rPr>
    </w:lvl>
    <w:lvl w:ilvl="8" w:tplc="7B0AC004">
      <w:numFmt w:val="bullet"/>
      <w:lvlText w:val="•"/>
      <w:lvlJc w:val="left"/>
      <w:pPr>
        <w:ind w:left="7597" w:hanging="228"/>
      </w:pPr>
      <w:rPr>
        <w:rFonts w:hint="default"/>
      </w:rPr>
    </w:lvl>
  </w:abstractNum>
  <w:abstractNum w:abstractNumId="8" w15:restartNumberingAfterBreak="0">
    <w:nsid w:val="53E95AE5"/>
    <w:multiLevelType w:val="hybridMultilevel"/>
    <w:tmpl w:val="BBC4031C"/>
    <w:lvl w:ilvl="0" w:tplc="B67AD544">
      <w:numFmt w:val="bullet"/>
      <w:lvlText w:val="•"/>
      <w:lvlJc w:val="left"/>
      <w:pPr>
        <w:ind w:left="889" w:hanging="292"/>
      </w:pPr>
      <w:rPr>
        <w:rFonts w:ascii="Times New Roman" w:eastAsia="Times New Roman" w:hAnsi="Times New Roman" w:cs="Times New Roman" w:hint="default"/>
        <w:b w:val="0"/>
        <w:bCs w:val="0"/>
        <w:i w:val="0"/>
        <w:iCs w:val="0"/>
        <w:w w:val="72"/>
        <w:position w:val="6"/>
        <w:sz w:val="26"/>
        <w:szCs w:val="26"/>
      </w:rPr>
    </w:lvl>
    <w:lvl w:ilvl="1" w:tplc="1A5ECE3C">
      <w:numFmt w:val="bullet"/>
      <w:lvlText w:val="•"/>
      <w:lvlJc w:val="left"/>
      <w:pPr>
        <w:ind w:left="1710" w:hanging="292"/>
      </w:pPr>
      <w:rPr>
        <w:rFonts w:hint="default"/>
      </w:rPr>
    </w:lvl>
    <w:lvl w:ilvl="2" w:tplc="64C8D3D6">
      <w:numFmt w:val="bullet"/>
      <w:lvlText w:val="•"/>
      <w:lvlJc w:val="left"/>
      <w:pPr>
        <w:ind w:left="2541" w:hanging="292"/>
      </w:pPr>
      <w:rPr>
        <w:rFonts w:hint="default"/>
      </w:rPr>
    </w:lvl>
    <w:lvl w:ilvl="3" w:tplc="5174365A">
      <w:numFmt w:val="bullet"/>
      <w:lvlText w:val="•"/>
      <w:lvlJc w:val="left"/>
      <w:pPr>
        <w:ind w:left="3371" w:hanging="292"/>
      </w:pPr>
      <w:rPr>
        <w:rFonts w:hint="default"/>
      </w:rPr>
    </w:lvl>
    <w:lvl w:ilvl="4" w:tplc="89F62C7E">
      <w:numFmt w:val="bullet"/>
      <w:lvlText w:val="•"/>
      <w:lvlJc w:val="left"/>
      <w:pPr>
        <w:ind w:left="4202" w:hanging="292"/>
      </w:pPr>
      <w:rPr>
        <w:rFonts w:hint="default"/>
      </w:rPr>
    </w:lvl>
    <w:lvl w:ilvl="5" w:tplc="69682934">
      <w:numFmt w:val="bullet"/>
      <w:lvlText w:val="•"/>
      <w:lvlJc w:val="left"/>
      <w:pPr>
        <w:ind w:left="5033" w:hanging="292"/>
      </w:pPr>
      <w:rPr>
        <w:rFonts w:hint="default"/>
      </w:rPr>
    </w:lvl>
    <w:lvl w:ilvl="6" w:tplc="049E5F12">
      <w:numFmt w:val="bullet"/>
      <w:lvlText w:val="•"/>
      <w:lvlJc w:val="left"/>
      <w:pPr>
        <w:ind w:left="5863" w:hanging="292"/>
      </w:pPr>
      <w:rPr>
        <w:rFonts w:hint="default"/>
      </w:rPr>
    </w:lvl>
    <w:lvl w:ilvl="7" w:tplc="9522ADF8">
      <w:numFmt w:val="bullet"/>
      <w:lvlText w:val="•"/>
      <w:lvlJc w:val="left"/>
      <w:pPr>
        <w:ind w:left="6694" w:hanging="292"/>
      </w:pPr>
      <w:rPr>
        <w:rFonts w:hint="default"/>
      </w:rPr>
    </w:lvl>
    <w:lvl w:ilvl="8" w:tplc="9BCA15B2">
      <w:numFmt w:val="bullet"/>
      <w:lvlText w:val="•"/>
      <w:lvlJc w:val="left"/>
      <w:pPr>
        <w:ind w:left="7525" w:hanging="292"/>
      </w:pPr>
      <w:rPr>
        <w:rFonts w:hint="default"/>
      </w:rPr>
    </w:lvl>
  </w:abstractNum>
  <w:abstractNum w:abstractNumId="9" w15:restartNumberingAfterBreak="0">
    <w:nsid w:val="547C689B"/>
    <w:multiLevelType w:val="hybridMultilevel"/>
    <w:tmpl w:val="A8DC73DC"/>
    <w:lvl w:ilvl="0" w:tplc="560EADF4">
      <w:numFmt w:val="bullet"/>
      <w:lvlText w:val="•"/>
      <w:lvlJc w:val="left"/>
      <w:pPr>
        <w:ind w:left="885" w:hanging="290"/>
      </w:pPr>
      <w:rPr>
        <w:rFonts w:ascii="Cambria" w:eastAsia="Cambria" w:hAnsi="Cambria" w:cs="Cambria" w:hint="default"/>
        <w:b w:val="0"/>
        <w:bCs w:val="0"/>
        <w:i w:val="0"/>
        <w:iCs w:val="0"/>
        <w:w w:val="60"/>
        <w:position w:val="6"/>
        <w:sz w:val="25"/>
        <w:szCs w:val="25"/>
      </w:rPr>
    </w:lvl>
    <w:lvl w:ilvl="1" w:tplc="E3EEB7CC">
      <w:numFmt w:val="bullet"/>
      <w:lvlText w:val="•"/>
      <w:lvlJc w:val="left"/>
      <w:pPr>
        <w:ind w:left="1710" w:hanging="290"/>
      </w:pPr>
      <w:rPr>
        <w:rFonts w:hint="default"/>
      </w:rPr>
    </w:lvl>
    <w:lvl w:ilvl="2" w:tplc="BCDE055C">
      <w:numFmt w:val="bullet"/>
      <w:lvlText w:val="•"/>
      <w:lvlJc w:val="left"/>
      <w:pPr>
        <w:ind w:left="2541" w:hanging="290"/>
      </w:pPr>
      <w:rPr>
        <w:rFonts w:hint="default"/>
      </w:rPr>
    </w:lvl>
    <w:lvl w:ilvl="3" w:tplc="E41C82E8">
      <w:numFmt w:val="bullet"/>
      <w:lvlText w:val="•"/>
      <w:lvlJc w:val="left"/>
      <w:pPr>
        <w:ind w:left="3371" w:hanging="290"/>
      </w:pPr>
      <w:rPr>
        <w:rFonts w:hint="default"/>
      </w:rPr>
    </w:lvl>
    <w:lvl w:ilvl="4" w:tplc="7D8A96C6">
      <w:numFmt w:val="bullet"/>
      <w:lvlText w:val="•"/>
      <w:lvlJc w:val="left"/>
      <w:pPr>
        <w:ind w:left="4202" w:hanging="290"/>
      </w:pPr>
      <w:rPr>
        <w:rFonts w:hint="default"/>
      </w:rPr>
    </w:lvl>
    <w:lvl w:ilvl="5" w:tplc="ABDA4C1C">
      <w:numFmt w:val="bullet"/>
      <w:lvlText w:val="•"/>
      <w:lvlJc w:val="left"/>
      <w:pPr>
        <w:ind w:left="5033" w:hanging="290"/>
      </w:pPr>
      <w:rPr>
        <w:rFonts w:hint="default"/>
      </w:rPr>
    </w:lvl>
    <w:lvl w:ilvl="6" w:tplc="5A68DD22">
      <w:numFmt w:val="bullet"/>
      <w:lvlText w:val="•"/>
      <w:lvlJc w:val="left"/>
      <w:pPr>
        <w:ind w:left="5863" w:hanging="290"/>
      </w:pPr>
      <w:rPr>
        <w:rFonts w:hint="default"/>
      </w:rPr>
    </w:lvl>
    <w:lvl w:ilvl="7" w:tplc="ED800158">
      <w:numFmt w:val="bullet"/>
      <w:lvlText w:val="•"/>
      <w:lvlJc w:val="left"/>
      <w:pPr>
        <w:ind w:left="6694" w:hanging="290"/>
      </w:pPr>
      <w:rPr>
        <w:rFonts w:hint="default"/>
      </w:rPr>
    </w:lvl>
    <w:lvl w:ilvl="8" w:tplc="C5EA2BBC">
      <w:numFmt w:val="bullet"/>
      <w:lvlText w:val="•"/>
      <w:lvlJc w:val="left"/>
      <w:pPr>
        <w:ind w:left="7525" w:hanging="290"/>
      </w:pPr>
      <w:rPr>
        <w:rFonts w:hint="default"/>
      </w:rPr>
    </w:lvl>
  </w:abstractNum>
  <w:abstractNum w:abstractNumId="10" w15:restartNumberingAfterBreak="0">
    <w:nsid w:val="72F14CD0"/>
    <w:multiLevelType w:val="hybridMultilevel"/>
    <w:tmpl w:val="F40049C2"/>
    <w:lvl w:ilvl="0" w:tplc="1F708C58">
      <w:numFmt w:val="bullet"/>
      <w:lvlText w:val="&gt;"/>
      <w:lvlJc w:val="left"/>
      <w:pPr>
        <w:ind w:left="1091" w:hanging="229"/>
      </w:pPr>
      <w:rPr>
        <w:rFonts w:ascii="Georgia" w:eastAsia="Georgia" w:hAnsi="Georgia" w:cs="Georgia" w:hint="default"/>
        <w:b w:val="0"/>
        <w:bCs w:val="0"/>
        <w:i w:val="0"/>
        <w:iCs w:val="0"/>
        <w:w w:val="81"/>
        <w:sz w:val="20"/>
        <w:szCs w:val="20"/>
      </w:rPr>
    </w:lvl>
    <w:lvl w:ilvl="1" w:tplc="8B76D068">
      <w:numFmt w:val="bullet"/>
      <w:lvlText w:val="&gt;"/>
      <w:lvlJc w:val="left"/>
      <w:pPr>
        <w:ind w:left="1091" w:hanging="245"/>
      </w:pPr>
      <w:rPr>
        <w:rFonts w:ascii="Georgia" w:eastAsia="Georgia" w:hAnsi="Georgia" w:cs="Georgia" w:hint="default"/>
        <w:b w:val="0"/>
        <w:bCs w:val="0"/>
        <w:i w:val="0"/>
        <w:iCs w:val="0"/>
        <w:w w:val="81"/>
        <w:sz w:val="20"/>
        <w:szCs w:val="20"/>
      </w:rPr>
    </w:lvl>
    <w:lvl w:ilvl="2" w:tplc="A2B81C1A">
      <w:numFmt w:val="bullet"/>
      <w:lvlText w:val="•"/>
      <w:lvlJc w:val="left"/>
      <w:pPr>
        <w:ind w:left="2725" w:hanging="245"/>
      </w:pPr>
      <w:rPr>
        <w:rFonts w:hint="default"/>
      </w:rPr>
    </w:lvl>
    <w:lvl w:ilvl="3" w:tplc="83FCC1F6">
      <w:numFmt w:val="bullet"/>
      <w:lvlText w:val="•"/>
      <w:lvlJc w:val="left"/>
      <w:pPr>
        <w:ind w:left="3537" w:hanging="245"/>
      </w:pPr>
      <w:rPr>
        <w:rFonts w:hint="default"/>
      </w:rPr>
    </w:lvl>
    <w:lvl w:ilvl="4" w:tplc="9FFC2F78">
      <w:numFmt w:val="bullet"/>
      <w:lvlText w:val="•"/>
      <w:lvlJc w:val="left"/>
      <w:pPr>
        <w:ind w:left="4350" w:hanging="245"/>
      </w:pPr>
      <w:rPr>
        <w:rFonts w:hint="default"/>
      </w:rPr>
    </w:lvl>
    <w:lvl w:ilvl="5" w:tplc="9EA829DE">
      <w:numFmt w:val="bullet"/>
      <w:lvlText w:val="•"/>
      <w:lvlJc w:val="left"/>
      <w:pPr>
        <w:ind w:left="5163" w:hanging="245"/>
      </w:pPr>
      <w:rPr>
        <w:rFonts w:hint="default"/>
      </w:rPr>
    </w:lvl>
    <w:lvl w:ilvl="6" w:tplc="7AA6BD74">
      <w:numFmt w:val="bullet"/>
      <w:lvlText w:val="•"/>
      <w:lvlJc w:val="left"/>
      <w:pPr>
        <w:ind w:left="5975" w:hanging="245"/>
      </w:pPr>
      <w:rPr>
        <w:rFonts w:hint="default"/>
      </w:rPr>
    </w:lvl>
    <w:lvl w:ilvl="7" w:tplc="BBD08DB0">
      <w:numFmt w:val="bullet"/>
      <w:lvlText w:val="•"/>
      <w:lvlJc w:val="left"/>
      <w:pPr>
        <w:ind w:left="6788" w:hanging="245"/>
      </w:pPr>
      <w:rPr>
        <w:rFonts w:hint="default"/>
      </w:rPr>
    </w:lvl>
    <w:lvl w:ilvl="8" w:tplc="3692D48C">
      <w:numFmt w:val="bullet"/>
      <w:lvlText w:val="•"/>
      <w:lvlJc w:val="left"/>
      <w:pPr>
        <w:ind w:left="7601" w:hanging="245"/>
      </w:pPr>
      <w:rPr>
        <w:rFonts w:hint="default"/>
      </w:rPr>
    </w:lvl>
  </w:abstractNum>
  <w:num w:numId="1">
    <w:abstractNumId w:val="7"/>
  </w:num>
  <w:num w:numId="2">
    <w:abstractNumId w:val="3"/>
  </w:num>
  <w:num w:numId="3">
    <w:abstractNumId w:val="10"/>
  </w:num>
  <w:num w:numId="4">
    <w:abstractNumId w:val="5"/>
  </w:num>
  <w:num w:numId="5">
    <w:abstractNumId w:val="6"/>
  </w:num>
  <w:num w:numId="6">
    <w:abstractNumId w:val="4"/>
  </w:num>
  <w:num w:numId="7">
    <w:abstractNumId w:val="8"/>
  </w:num>
  <w:num w:numId="8">
    <w:abstractNumId w:val="9"/>
  </w:num>
  <w:num w:numId="9">
    <w:abstractNumId w:val="1"/>
  </w:num>
  <w:num w:numId="10">
    <w:abstractNumId w:val="2"/>
  </w:num>
  <w:num w:numId="11">
    <w:abstractNumId w:val="0"/>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gor Zavgorodnev">
    <w15:presenceInfo w15:providerId="AD" w15:userId="S::Egor_Zavgorodnev@epam.com::935dcef9-5e26-4e5b-a055-291398706f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969"/>
    <w:rsid w:val="00000D66"/>
    <w:rsid w:val="00014BB3"/>
    <w:rsid w:val="0002233F"/>
    <w:rsid w:val="000229C5"/>
    <w:rsid w:val="0004353C"/>
    <w:rsid w:val="000436D7"/>
    <w:rsid w:val="00047BDF"/>
    <w:rsid w:val="00055DD4"/>
    <w:rsid w:val="000602E8"/>
    <w:rsid w:val="00067A23"/>
    <w:rsid w:val="000717C2"/>
    <w:rsid w:val="00091336"/>
    <w:rsid w:val="000A2978"/>
    <w:rsid w:val="000A3513"/>
    <w:rsid w:val="000B7AEC"/>
    <w:rsid w:val="000C164A"/>
    <w:rsid w:val="000C5092"/>
    <w:rsid w:val="000C5BC1"/>
    <w:rsid w:val="000D0CDF"/>
    <w:rsid w:val="000E148E"/>
    <w:rsid w:val="000E69DE"/>
    <w:rsid w:val="000E789A"/>
    <w:rsid w:val="000F1233"/>
    <w:rsid w:val="000F63E6"/>
    <w:rsid w:val="00106BB5"/>
    <w:rsid w:val="00113A10"/>
    <w:rsid w:val="00131495"/>
    <w:rsid w:val="0013233B"/>
    <w:rsid w:val="0013507F"/>
    <w:rsid w:val="0014798D"/>
    <w:rsid w:val="001571AE"/>
    <w:rsid w:val="00165216"/>
    <w:rsid w:val="0017422E"/>
    <w:rsid w:val="00175062"/>
    <w:rsid w:val="0018532C"/>
    <w:rsid w:val="00191F11"/>
    <w:rsid w:val="0019244A"/>
    <w:rsid w:val="001A018F"/>
    <w:rsid w:val="001A3E0D"/>
    <w:rsid w:val="001A7661"/>
    <w:rsid w:val="001A7695"/>
    <w:rsid w:val="001B4FAC"/>
    <w:rsid w:val="001C1FDD"/>
    <w:rsid w:val="001C477F"/>
    <w:rsid w:val="001D4FB8"/>
    <w:rsid w:val="001E4ACE"/>
    <w:rsid w:val="001E50C0"/>
    <w:rsid w:val="001F63C3"/>
    <w:rsid w:val="00200831"/>
    <w:rsid w:val="0020588A"/>
    <w:rsid w:val="00214B80"/>
    <w:rsid w:val="002159EF"/>
    <w:rsid w:val="00217F0F"/>
    <w:rsid w:val="0023043E"/>
    <w:rsid w:val="0023154C"/>
    <w:rsid w:val="00233056"/>
    <w:rsid w:val="002364CC"/>
    <w:rsid w:val="00244A5B"/>
    <w:rsid w:val="002517B9"/>
    <w:rsid w:val="00256408"/>
    <w:rsid w:val="002600E7"/>
    <w:rsid w:val="00261B0D"/>
    <w:rsid w:val="002727AB"/>
    <w:rsid w:val="00285D52"/>
    <w:rsid w:val="00286BA4"/>
    <w:rsid w:val="002916C2"/>
    <w:rsid w:val="002918C7"/>
    <w:rsid w:val="00296959"/>
    <w:rsid w:val="002979A7"/>
    <w:rsid w:val="002A76C0"/>
    <w:rsid w:val="002B1A32"/>
    <w:rsid w:val="002B30CB"/>
    <w:rsid w:val="002B5DA9"/>
    <w:rsid w:val="002B773B"/>
    <w:rsid w:val="002B7C35"/>
    <w:rsid w:val="002C35E2"/>
    <w:rsid w:val="002C4DBC"/>
    <w:rsid w:val="002D2EF6"/>
    <w:rsid w:val="002E0964"/>
    <w:rsid w:val="002F70CB"/>
    <w:rsid w:val="002F7395"/>
    <w:rsid w:val="0030040B"/>
    <w:rsid w:val="00303388"/>
    <w:rsid w:val="00312BE4"/>
    <w:rsid w:val="0032295B"/>
    <w:rsid w:val="00326807"/>
    <w:rsid w:val="00333B1D"/>
    <w:rsid w:val="003346B0"/>
    <w:rsid w:val="003478B3"/>
    <w:rsid w:val="00353634"/>
    <w:rsid w:val="00363F47"/>
    <w:rsid w:val="00365086"/>
    <w:rsid w:val="003738F9"/>
    <w:rsid w:val="00385F66"/>
    <w:rsid w:val="00386483"/>
    <w:rsid w:val="0039187D"/>
    <w:rsid w:val="003B08A2"/>
    <w:rsid w:val="003B309E"/>
    <w:rsid w:val="003B6F7E"/>
    <w:rsid w:val="003C2D6D"/>
    <w:rsid w:val="003C4B3C"/>
    <w:rsid w:val="003D4191"/>
    <w:rsid w:val="003D5186"/>
    <w:rsid w:val="003D56D2"/>
    <w:rsid w:val="003D7BE7"/>
    <w:rsid w:val="003E357A"/>
    <w:rsid w:val="003F06A9"/>
    <w:rsid w:val="00402396"/>
    <w:rsid w:val="00421C12"/>
    <w:rsid w:val="00434BBF"/>
    <w:rsid w:val="00436343"/>
    <w:rsid w:val="004371FE"/>
    <w:rsid w:val="00442671"/>
    <w:rsid w:val="00453630"/>
    <w:rsid w:val="00472255"/>
    <w:rsid w:val="004814CE"/>
    <w:rsid w:val="00482FDA"/>
    <w:rsid w:val="004B1825"/>
    <w:rsid w:val="004B381C"/>
    <w:rsid w:val="004B4BAB"/>
    <w:rsid w:val="004C4958"/>
    <w:rsid w:val="004C7790"/>
    <w:rsid w:val="004C7B21"/>
    <w:rsid w:val="004D1814"/>
    <w:rsid w:val="004D6225"/>
    <w:rsid w:val="004D7CFE"/>
    <w:rsid w:val="00502C32"/>
    <w:rsid w:val="0050762D"/>
    <w:rsid w:val="00511C6D"/>
    <w:rsid w:val="005208B8"/>
    <w:rsid w:val="00524D4C"/>
    <w:rsid w:val="00525686"/>
    <w:rsid w:val="0052797B"/>
    <w:rsid w:val="0053018C"/>
    <w:rsid w:val="00532CA7"/>
    <w:rsid w:val="00534970"/>
    <w:rsid w:val="005401E1"/>
    <w:rsid w:val="00553C39"/>
    <w:rsid w:val="0055695F"/>
    <w:rsid w:val="00557518"/>
    <w:rsid w:val="00560902"/>
    <w:rsid w:val="005741B8"/>
    <w:rsid w:val="005819D5"/>
    <w:rsid w:val="00585343"/>
    <w:rsid w:val="005A026A"/>
    <w:rsid w:val="005A53EB"/>
    <w:rsid w:val="005A69AB"/>
    <w:rsid w:val="005B1631"/>
    <w:rsid w:val="005C2476"/>
    <w:rsid w:val="005D6499"/>
    <w:rsid w:val="005D7BFC"/>
    <w:rsid w:val="005E18A6"/>
    <w:rsid w:val="005E1B8F"/>
    <w:rsid w:val="005E6EFF"/>
    <w:rsid w:val="005E7CAD"/>
    <w:rsid w:val="005F5CD7"/>
    <w:rsid w:val="0061055C"/>
    <w:rsid w:val="0061241A"/>
    <w:rsid w:val="00622F5F"/>
    <w:rsid w:val="00627C0F"/>
    <w:rsid w:val="006301ED"/>
    <w:rsid w:val="00632A5B"/>
    <w:rsid w:val="00636C08"/>
    <w:rsid w:val="006456D1"/>
    <w:rsid w:val="006524DA"/>
    <w:rsid w:val="00654BB1"/>
    <w:rsid w:val="0065637E"/>
    <w:rsid w:val="00665EBD"/>
    <w:rsid w:val="00672123"/>
    <w:rsid w:val="00683CBC"/>
    <w:rsid w:val="00691C85"/>
    <w:rsid w:val="006936B5"/>
    <w:rsid w:val="006A0A5E"/>
    <w:rsid w:val="006A1D5E"/>
    <w:rsid w:val="006C2B0B"/>
    <w:rsid w:val="006C3474"/>
    <w:rsid w:val="006D5AD9"/>
    <w:rsid w:val="006E1E49"/>
    <w:rsid w:val="006E69A8"/>
    <w:rsid w:val="006F1149"/>
    <w:rsid w:val="00720A8F"/>
    <w:rsid w:val="007210C6"/>
    <w:rsid w:val="0072304F"/>
    <w:rsid w:val="0072605C"/>
    <w:rsid w:val="00735000"/>
    <w:rsid w:val="00735478"/>
    <w:rsid w:val="0074066C"/>
    <w:rsid w:val="0074161E"/>
    <w:rsid w:val="00752F2F"/>
    <w:rsid w:val="00757F30"/>
    <w:rsid w:val="007719C7"/>
    <w:rsid w:val="007778D8"/>
    <w:rsid w:val="00783981"/>
    <w:rsid w:val="0078455E"/>
    <w:rsid w:val="00785278"/>
    <w:rsid w:val="00795985"/>
    <w:rsid w:val="007A5B16"/>
    <w:rsid w:val="007A7379"/>
    <w:rsid w:val="007C0778"/>
    <w:rsid w:val="007C3D43"/>
    <w:rsid w:val="007D47B5"/>
    <w:rsid w:val="007F2530"/>
    <w:rsid w:val="007F760A"/>
    <w:rsid w:val="00802732"/>
    <w:rsid w:val="008123FA"/>
    <w:rsid w:val="00813969"/>
    <w:rsid w:val="00815064"/>
    <w:rsid w:val="00821FB0"/>
    <w:rsid w:val="008305C8"/>
    <w:rsid w:val="00834D97"/>
    <w:rsid w:val="00840BA7"/>
    <w:rsid w:val="00840C79"/>
    <w:rsid w:val="00850EF7"/>
    <w:rsid w:val="00862A25"/>
    <w:rsid w:val="00866240"/>
    <w:rsid w:val="0087070A"/>
    <w:rsid w:val="0087428F"/>
    <w:rsid w:val="00874BF0"/>
    <w:rsid w:val="00875DA4"/>
    <w:rsid w:val="00885FE8"/>
    <w:rsid w:val="008921F5"/>
    <w:rsid w:val="00897117"/>
    <w:rsid w:val="008B5D5F"/>
    <w:rsid w:val="008C6F5D"/>
    <w:rsid w:val="008D0737"/>
    <w:rsid w:val="008D45AD"/>
    <w:rsid w:val="008D6FE3"/>
    <w:rsid w:val="008E1BF8"/>
    <w:rsid w:val="008E3453"/>
    <w:rsid w:val="008F76E1"/>
    <w:rsid w:val="009015BA"/>
    <w:rsid w:val="00904E97"/>
    <w:rsid w:val="00911B6A"/>
    <w:rsid w:val="00916761"/>
    <w:rsid w:val="00922FE4"/>
    <w:rsid w:val="009260B1"/>
    <w:rsid w:val="00927FBD"/>
    <w:rsid w:val="00942836"/>
    <w:rsid w:val="00945CDA"/>
    <w:rsid w:val="00950ACB"/>
    <w:rsid w:val="00962425"/>
    <w:rsid w:val="009625D3"/>
    <w:rsid w:val="00962C22"/>
    <w:rsid w:val="00976E90"/>
    <w:rsid w:val="00976FAC"/>
    <w:rsid w:val="00985BB7"/>
    <w:rsid w:val="00986AC7"/>
    <w:rsid w:val="009905DE"/>
    <w:rsid w:val="0099635B"/>
    <w:rsid w:val="009B2C62"/>
    <w:rsid w:val="009B37C0"/>
    <w:rsid w:val="009B760B"/>
    <w:rsid w:val="009D061D"/>
    <w:rsid w:val="009D3820"/>
    <w:rsid w:val="009D547C"/>
    <w:rsid w:val="009D6CC0"/>
    <w:rsid w:val="009E5901"/>
    <w:rsid w:val="009E65FB"/>
    <w:rsid w:val="009F29FD"/>
    <w:rsid w:val="00A03D33"/>
    <w:rsid w:val="00A050D1"/>
    <w:rsid w:val="00A13F3F"/>
    <w:rsid w:val="00A1525E"/>
    <w:rsid w:val="00A22DD9"/>
    <w:rsid w:val="00A24DE6"/>
    <w:rsid w:val="00A2544E"/>
    <w:rsid w:val="00A327F2"/>
    <w:rsid w:val="00A4145F"/>
    <w:rsid w:val="00A42C66"/>
    <w:rsid w:val="00A556C6"/>
    <w:rsid w:val="00A56938"/>
    <w:rsid w:val="00A64C6B"/>
    <w:rsid w:val="00A726DC"/>
    <w:rsid w:val="00A72BB8"/>
    <w:rsid w:val="00A730A1"/>
    <w:rsid w:val="00A763DF"/>
    <w:rsid w:val="00A821EF"/>
    <w:rsid w:val="00A87A69"/>
    <w:rsid w:val="00A95A64"/>
    <w:rsid w:val="00AA12AB"/>
    <w:rsid w:val="00AA3437"/>
    <w:rsid w:val="00AA399A"/>
    <w:rsid w:val="00AA3D69"/>
    <w:rsid w:val="00AA4D09"/>
    <w:rsid w:val="00AB6F33"/>
    <w:rsid w:val="00AC07A2"/>
    <w:rsid w:val="00AC0F37"/>
    <w:rsid w:val="00AD0118"/>
    <w:rsid w:val="00AE1A41"/>
    <w:rsid w:val="00AE38E8"/>
    <w:rsid w:val="00AE54AA"/>
    <w:rsid w:val="00AE5BDB"/>
    <w:rsid w:val="00AE63E8"/>
    <w:rsid w:val="00AE6E16"/>
    <w:rsid w:val="00AF1704"/>
    <w:rsid w:val="00B015A7"/>
    <w:rsid w:val="00B06020"/>
    <w:rsid w:val="00B06FA4"/>
    <w:rsid w:val="00B16DDD"/>
    <w:rsid w:val="00B20EA4"/>
    <w:rsid w:val="00B33B67"/>
    <w:rsid w:val="00B4102C"/>
    <w:rsid w:val="00B54217"/>
    <w:rsid w:val="00B5454A"/>
    <w:rsid w:val="00B638D4"/>
    <w:rsid w:val="00B65A72"/>
    <w:rsid w:val="00B73B60"/>
    <w:rsid w:val="00B741B2"/>
    <w:rsid w:val="00B76040"/>
    <w:rsid w:val="00B7654B"/>
    <w:rsid w:val="00B85A07"/>
    <w:rsid w:val="00B90207"/>
    <w:rsid w:val="00B93C3F"/>
    <w:rsid w:val="00B9529A"/>
    <w:rsid w:val="00BA75E1"/>
    <w:rsid w:val="00BC7FF0"/>
    <w:rsid w:val="00BD1FE7"/>
    <w:rsid w:val="00BD587D"/>
    <w:rsid w:val="00BF0AAE"/>
    <w:rsid w:val="00BF1253"/>
    <w:rsid w:val="00BF31C1"/>
    <w:rsid w:val="00C26BA0"/>
    <w:rsid w:val="00C40D68"/>
    <w:rsid w:val="00C4489E"/>
    <w:rsid w:val="00C45891"/>
    <w:rsid w:val="00C47A9D"/>
    <w:rsid w:val="00C54EF9"/>
    <w:rsid w:val="00C6468B"/>
    <w:rsid w:val="00C6658D"/>
    <w:rsid w:val="00C7211E"/>
    <w:rsid w:val="00C73FAA"/>
    <w:rsid w:val="00C80F14"/>
    <w:rsid w:val="00C82F60"/>
    <w:rsid w:val="00C9338C"/>
    <w:rsid w:val="00CB0B04"/>
    <w:rsid w:val="00CB6C3E"/>
    <w:rsid w:val="00CC2D60"/>
    <w:rsid w:val="00CC5909"/>
    <w:rsid w:val="00CD5DFE"/>
    <w:rsid w:val="00CE5528"/>
    <w:rsid w:val="00D005F9"/>
    <w:rsid w:val="00D052AA"/>
    <w:rsid w:val="00D071B7"/>
    <w:rsid w:val="00D07D21"/>
    <w:rsid w:val="00D25655"/>
    <w:rsid w:val="00D25D20"/>
    <w:rsid w:val="00D33EE5"/>
    <w:rsid w:val="00D34771"/>
    <w:rsid w:val="00D425E8"/>
    <w:rsid w:val="00D4265E"/>
    <w:rsid w:val="00D43A65"/>
    <w:rsid w:val="00D46EE3"/>
    <w:rsid w:val="00D51A59"/>
    <w:rsid w:val="00D60207"/>
    <w:rsid w:val="00D66674"/>
    <w:rsid w:val="00D7015F"/>
    <w:rsid w:val="00D71BCB"/>
    <w:rsid w:val="00D74707"/>
    <w:rsid w:val="00D76365"/>
    <w:rsid w:val="00D7661A"/>
    <w:rsid w:val="00D80B6D"/>
    <w:rsid w:val="00D81717"/>
    <w:rsid w:val="00D84EBD"/>
    <w:rsid w:val="00D91648"/>
    <w:rsid w:val="00D97AE6"/>
    <w:rsid w:val="00DB3832"/>
    <w:rsid w:val="00DC7D0E"/>
    <w:rsid w:val="00DD3235"/>
    <w:rsid w:val="00E02134"/>
    <w:rsid w:val="00E0306C"/>
    <w:rsid w:val="00E10DE7"/>
    <w:rsid w:val="00E1199F"/>
    <w:rsid w:val="00E12B6D"/>
    <w:rsid w:val="00E15552"/>
    <w:rsid w:val="00E3492F"/>
    <w:rsid w:val="00E35D95"/>
    <w:rsid w:val="00E436FB"/>
    <w:rsid w:val="00E5370E"/>
    <w:rsid w:val="00E57427"/>
    <w:rsid w:val="00E65E7E"/>
    <w:rsid w:val="00E70840"/>
    <w:rsid w:val="00E71C06"/>
    <w:rsid w:val="00E7264E"/>
    <w:rsid w:val="00E76884"/>
    <w:rsid w:val="00E852A1"/>
    <w:rsid w:val="00E92E97"/>
    <w:rsid w:val="00E93B25"/>
    <w:rsid w:val="00E9526E"/>
    <w:rsid w:val="00E95696"/>
    <w:rsid w:val="00EA6A63"/>
    <w:rsid w:val="00EB0F10"/>
    <w:rsid w:val="00EC3965"/>
    <w:rsid w:val="00EC6E31"/>
    <w:rsid w:val="00ED0079"/>
    <w:rsid w:val="00EE1943"/>
    <w:rsid w:val="00EF1E69"/>
    <w:rsid w:val="00EF267A"/>
    <w:rsid w:val="00F05E3C"/>
    <w:rsid w:val="00F07155"/>
    <w:rsid w:val="00F10285"/>
    <w:rsid w:val="00F12B41"/>
    <w:rsid w:val="00F17136"/>
    <w:rsid w:val="00F2216D"/>
    <w:rsid w:val="00F24F2C"/>
    <w:rsid w:val="00F30A47"/>
    <w:rsid w:val="00F331BF"/>
    <w:rsid w:val="00F42D4C"/>
    <w:rsid w:val="00F461C3"/>
    <w:rsid w:val="00F714E2"/>
    <w:rsid w:val="00F824B8"/>
    <w:rsid w:val="00F86919"/>
    <w:rsid w:val="00F944BD"/>
    <w:rsid w:val="00F947B6"/>
    <w:rsid w:val="00F94C58"/>
    <w:rsid w:val="00FA0ACA"/>
    <w:rsid w:val="00FA0C76"/>
    <w:rsid w:val="00FA1B36"/>
    <w:rsid w:val="00FA64C4"/>
    <w:rsid w:val="00FA72AE"/>
    <w:rsid w:val="00FB17D3"/>
    <w:rsid w:val="00FB2805"/>
    <w:rsid w:val="00FC51A6"/>
    <w:rsid w:val="00FC7CCA"/>
    <w:rsid w:val="00FE7E08"/>
    <w:rsid w:val="00FF2404"/>
    <w:rsid w:val="00FF3B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0BBF9"/>
  <w15:chartTrackingRefBased/>
  <w15:docId w15:val="{0D5AF04C-E1FD-4D24-80B6-F2573DD5C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85BB7"/>
    <w:pPr>
      <w:widowControl w:val="0"/>
      <w:autoSpaceDE w:val="0"/>
      <w:autoSpaceDN w:val="0"/>
      <w:spacing w:after="0" w:line="240" w:lineRule="auto"/>
    </w:pPr>
    <w:rPr>
      <w:rFonts w:ascii="Cambria" w:eastAsia="Cambria" w:hAnsi="Cambria" w:cs="Cambria"/>
      <w:lang w:val="en-US"/>
    </w:rPr>
  </w:style>
  <w:style w:type="paragraph" w:styleId="Heading1">
    <w:name w:val="heading 1"/>
    <w:basedOn w:val="Normal"/>
    <w:link w:val="Heading1Char"/>
    <w:uiPriority w:val="1"/>
    <w:qFormat/>
    <w:rsid w:val="00985BB7"/>
    <w:pPr>
      <w:spacing w:before="186"/>
      <w:ind w:left="64"/>
      <w:outlineLvl w:val="0"/>
    </w:pPr>
    <w:rPr>
      <w:rFonts w:ascii="Times New Roman" w:eastAsia="Times New Roman" w:hAnsi="Times New Roman" w:cs="Times New Roman"/>
      <w:sz w:val="100"/>
      <w:szCs w:val="100"/>
    </w:rPr>
  </w:style>
  <w:style w:type="paragraph" w:styleId="Heading2">
    <w:name w:val="heading 2"/>
    <w:basedOn w:val="Normal"/>
    <w:link w:val="Heading2Char"/>
    <w:uiPriority w:val="1"/>
    <w:qFormat/>
    <w:rsid w:val="00985BB7"/>
    <w:pPr>
      <w:outlineLvl w:val="1"/>
    </w:pPr>
    <w:rPr>
      <w:rFonts w:ascii="Arial" w:eastAsia="Arial" w:hAnsi="Arial" w:cs="Arial"/>
      <w:b/>
      <w:bCs/>
      <w:sz w:val="52"/>
      <w:szCs w:val="52"/>
    </w:rPr>
  </w:style>
  <w:style w:type="paragraph" w:styleId="Heading3">
    <w:name w:val="heading 3"/>
    <w:basedOn w:val="Normal"/>
    <w:link w:val="Heading3Char"/>
    <w:uiPriority w:val="1"/>
    <w:qFormat/>
    <w:rsid w:val="00985BB7"/>
    <w:pPr>
      <w:spacing w:before="153" w:line="568" w:lineRule="exact"/>
      <w:jc w:val="right"/>
      <w:outlineLvl w:val="2"/>
    </w:pPr>
    <w:rPr>
      <w:rFonts w:ascii="Times New Roman" w:eastAsia="Times New Roman" w:hAnsi="Times New Roman" w:cs="Times New Roman"/>
      <w:b/>
      <w:bCs/>
      <w:sz w:val="50"/>
      <w:szCs w:val="50"/>
    </w:rPr>
  </w:style>
  <w:style w:type="paragraph" w:styleId="Heading4">
    <w:name w:val="heading 4"/>
    <w:basedOn w:val="Normal"/>
    <w:link w:val="Heading4Char"/>
    <w:uiPriority w:val="1"/>
    <w:qFormat/>
    <w:rsid w:val="00985BB7"/>
    <w:pPr>
      <w:ind w:left="165"/>
      <w:outlineLvl w:val="3"/>
    </w:pPr>
    <w:rPr>
      <w:rFonts w:ascii="Times New Roman" w:eastAsia="Times New Roman" w:hAnsi="Times New Roman" w:cs="Times New Roman"/>
      <w:b/>
      <w:bCs/>
      <w:sz w:val="49"/>
      <w:szCs w:val="49"/>
    </w:rPr>
  </w:style>
  <w:style w:type="paragraph" w:styleId="Heading5">
    <w:name w:val="heading 5"/>
    <w:basedOn w:val="Normal"/>
    <w:link w:val="Heading5Char"/>
    <w:uiPriority w:val="1"/>
    <w:qFormat/>
    <w:rsid w:val="00985BB7"/>
    <w:pPr>
      <w:spacing w:before="152"/>
      <w:ind w:left="133"/>
      <w:outlineLvl w:val="4"/>
    </w:pPr>
    <w:rPr>
      <w:rFonts w:ascii="Times New Roman" w:eastAsia="Times New Roman" w:hAnsi="Times New Roman" w:cs="Times New Roman"/>
      <w:b/>
      <w:bCs/>
      <w:sz w:val="48"/>
      <w:szCs w:val="48"/>
    </w:rPr>
  </w:style>
  <w:style w:type="paragraph" w:styleId="Heading6">
    <w:name w:val="heading 6"/>
    <w:basedOn w:val="Normal"/>
    <w:link w:val="Heading6Char"/>
    <w:uiPriority w:val="1"/>
    <w:qFormat/>
    <w:rsid w:val="00985BB7"/>
    <w:pPr>
      <w:ind w:left="169"/>
      <w:outlineLvl w:val="5"/>
    </w:pPr>
    <w:rPr>
      <w:rFonts w:ascii="Tahoma" w:eastAsia="Tahoma" w:hAnsi="Tahoma" w:cs="Tahoma"/>
      <w:b/>
      <w:bCs/>
      <w:sz w:val="42"/>
      <w:szCs w:val="42"/>
    </w:rPr>
  </w:style>
  <w:style w:type="paragraph" w:styleId="Heading7">
    <w:name w:val="heading 7"/>
    <w:basedOn w:val="Normal"/>
    <w:link w:val="Heading7Char"/>
    <w:uiPriority w:val="1"/>
    <w:qFormat/>
    <w:rsid w:val="00985BB7"/>
    <w:pPr>
      <w:ind w:left="148"/>
      <w:outlineLvl w:val="6"/>
    </w:pPr>
    <w:rPr>
      <w:rFonts w:ascii="Verdana" w:eastAsia="Verdana" w:hAnsi="Verdana" w:cs="Verdana"/>
      <w:b/>
      <w:bCs/>
      <w:sz w:val="41"/>
      <w:szCs w:val="41"/>
    </w:rPr>
  </w:style>
  <w:style w:type="paragraph" w:styleId="Heading8">
    <w:name w:val="heading 8"/>
    <w:basedOn w:val="Normal"/>
    <w:link w:val="Heading8Char"/>
    <w:uiPriority w:val="1"/>
    <w:qFormat/>
    <w:rsid w:val="00985BB7"/>
    <w:pPr>
      <w:outlineLvl w:val="7"/>
    </w:pPr>
    <w:rPr>
      <w:rFonts w:ascii="Verdana" w:eastAsia="Verdana" w:hAnsi="Verdana" w:cs="Verdana"/>
      <w:b/>
      <w:bCs/>
      <w:sz w:val="40"/>
      <w:szCs w:val="40"/>
    </w:rPr>
  </w:style>
  <w:style w:type="paragraph" w:styleId="Heading9">
    <w:name w:val="heading 9"/>
    <w:basedOn w:val="Normal"/>
    <w:link w:val="Heading9Char"/>
    <w:uiPriority w:val="1"/>
    <w:qFormat/>
    <w:rsid w:val="00985BB7"/>
    <w:pPr>
      <w:spacing w:before="33"/>
      <w:outlineLvl w:val="8"/>
    </w:pPr>
    <w:rPr>
      <w:rFonts w:ascii="Arial" w:eastAsia="Arial" w:hAnsi="Arial" w:cs="Arial"/>
      <w:b/>
      <w:bCs/>
      <w:i/>
      <w:i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85BB7"/>
    <w:rPr>
      <w:rFonts w:ascii="Times New Roman" w:eastAsia="Times New Roman" w:hAnsi="Times New Roman" w:cs="Times New Roman"/>
      <w:sz w:val="100"/>
      <w:szCs w:val="100"/>
      <w:lang w:val="en-US"/>
    </w:rPr>
  </w:style>
  <w:style w:type="character" w:customStyle="1" w:styleId="Heading2Char">
    <w:name w:val="Heading 2 Char"/>
    <w:basedOn w:val="DefaultParagraphFont"/>
    <w:link w:val="Heading2"/>
    <w:uiPriority w:val="1"/>
    <w:rsid w:val="00985BB7"/>
    <w:rPr>
      <w:rFonts w:ascii="Arial" w:eastAsia="Arial" w:hAnsi="Arial" w:cs="Arial"/>
      <w:b/>
      <w:bCs/>
      <w:sz w:val="52"/>
      <w:szCs w:val="52"/>
      <w:lang w:val="en-US"/>
    </w:rPr>
  </w:style>
  <w:style w:type="character" w:customStyle="1" w:styleId="Heading3Char">
    <w:name w:val="Heading 3 Char"/>
    <w:basedOn w:val="DefaultParagraphFont"/>
    <w:link w:val="Heading3"/>
    <w:uiPriority w:val="1"/>
    <w:rsid w:val="00985BB7"/>
    <w:rPr>
      <w:rFonts w:ascii="Times New Roman" w:eastAsia="Times New Roman" w:hAnsi="Times New Roman" w:cs="Times New Roman"/>
      <w:b/>
      <w:bCs/>
      <w:sz w:val="50"/>
      <w:szCs w:val="50"/>
      <w:lang w:val="en-US"/>
    </w:rPr>
  </w:style>
  <w:style w:type="character" w:customStyle="1" w:styleId="Heading4Char">
    <w:name w:val="Heading 4 Char"/>
    <w:basedOn w:val="DefaultParagraphFont"/>
    <w:link w:val="Heading4"/>
    <w:uiPriority w:val="1"/>
    <w:rsid w:val="00985BB7"/>
    <w:rPr>
      <w:rFonts w:ascii="Times New Roman" w:eastAsia="Times New Roman" w:hAnsi="Times New Roman" w:cs="Times New Roman"/>
      <w:b/>
      <w:bCs/>
      <w:sz w:val="49"/>
      <w:szCs w:val="49"/>
      <w:lang w:val="en-US"/>
    </w:rPr>
  </w:style>
  <w:style w:type="character" w:customStyle="1" w:styleId="Heading5Char">
    <w:name w:val="Heading 5 Char"/>
    <w:basedOn w:val="DefaultParagraphFont"/>
    <w:link w:val="Heading5"/>
    <w:uiPriority w:val="1"/>
    <w:rsid w:val="00985BB7"/>
    <w:rPr>
      <w:rFonts w:ascii="Times New Roman" w:eastAsia="Times New Roman" w:hAnsi="Times New Roman" w:cs="Times New Roman"/>
      <w:b/>
      <w:bCs/>
      <w:sz w:val="48"/>
      <w:szCs w:val="48"/>
      <w:lang w:val="en-US"/>
    </w:rPr>
  </w:style>
  <w:style w:type="character" w:customStyle="1" w:styleId="Heading6Char">
    <w:name w:val="Heading 6 Char"/>
    <w:basedOn w:val="DefaultParagraphFont"/>
    <w:link w:val="Heading6"/>
    <w:uiPriority w:val="1"/>
    <w:rsid w:val="00985BB7"/>
    <w:rPr>
      <w:rFonts w:ascii="Tahoma" w:eastAsia="Tahoma" w:hAnsi="Tahoma" w:cs="Tahoma"/>
      <w:b/>
      <w:bCs/>
      <w:sz w:val="42"/>
      <w:szCs w:val="42"/>
      <w:lang w:val="en-US"/>
    </w:rPr>
  </w:style>
  <w:style w:type="character" w:customStyle="1" w:styleId="Heading7Char">
    <w:name w:val="Heading 7 Char"/>
    <w:basedOn w:val="DefaultParagraphFont"/>
    <w:link w:val="Heading7"/>
    <w:uiPriority w:val="1"/>
    <w:rsid w:val="00985BB7"/>
    <w:rPr>
      <w:rFonts w:ascii="Verdana" w:eastAsia="Verdana" w:hAnsi="Verdana" w:cs="Verdana"/>
      <w:b/>
      <w:bCs/>
      <w:sz w:val="41"/>
      <w:szCs w:val="41"/>
      <w:lang w:val="en-US"/>
    </w:rPr>
  </w:style>
  <w:style w:type="character" w:customStyle="1" w:styleId="Heading8Char">
    <w:name w:val="Heading 8 Char"/>
    <w:basedOn w:val="DefaultParagraphFont"/>
    <w:link w:val="Heading8"/>
    <w:uiPriority w:val="1"/>
    <w:rsid w:val="00985BB7"/>
    <w:rPr>
      <w:rFonts w:ascii="Verdana" w:eastAsia="Verdana" w:hAnsi="Verdana" w:cs="Verdana"/>
      <w:b/>
      <w:bCs/>
      <w:sz w:val="40"/>
      <w:szCs w:val="40"/>
      <w:lang w:val="en-US"/>
    </w:rPr>
  </w:style>
  <w:style w:type="character" w:customStyle="1" w:styleId="Heading9Char">
    <w:name w:val="Heading 9 Char"/>
    <w:basedOn w:val="DefaultParagraphFont"/>
    <w:link w:val="Heading9"/>
    <w:uiPriority w:val="1"/>
    <w:rsid w:val="00985BB7"/>
    <w:rPr>
      <w:rFonts w:ascii="Arial" w:eastAsia="Arial" w:hAnsi="Arial" w:cs="Arial"/>
      <w:b/>
      <w:bCs/>
      <w:i/>
      <w:iCs/>
      <w:sz w:val="40"/>
      <w:szCs w:val="40"/>
      <w:lang w:val="en-US"/>
    </w:rPr>
  </w:style>
  <w:style w:type="table" w:customStyle="1" w:styleId="TableNormal1">
    <w:name w:val="Table Normal1"/>
    <w:uiPriority w:val="2"/>
    <w:semiHidden/>
    <w:unhideWhenUsed/>
    <w:qFormat/>
    <w:rsid w:val="00985B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OC1">
    <w:name w:val="toc 1"/>
    <w:basedOn w:val="Normal"/>
    <w:uiPriority w:val="1"/>
    <w:qFormat/>
    <w:rsid w:val="00985BB7"/>
    <w:pPr>
      <w:spacing w:before="128"/>
      <w:ind w:left="150"/>
    </w:pPr>
    <w:rPr>
      <w:rFonts w:ascii="Verdana" w:eastAsia="Verdana" w:hAnsi="Verdana" w:cs="Verdana"/>
      <w:b/>
      <w:bCs/>
      <w:sz w:val="26"/>
      <w:szCs w:val="26"/>
    </w:rPr>
  </w:style>
  <w:style w:type="paragraph" w:styleId="TOC2">
    <w:name w:val="toc 2"/>
    <w:basedOn w:val="Normal"/>
    <w:uiPriority w:val="1"/>
    <w:qFormat/>
    <w:rsid w:val="00985BB7"/>
    <w:pPr>
      <w:spacing w:before="237"/>
      <w:ind w:left="136" w:right="171" w:firstLine="14"/>
    </w:pPr>
    <w:rPr>
      <w:rFonts w:ascii="Palatino Linotype" w:eastAsia="Palatino Linotype" w:hAnsi="Palatino Linotype" w:cs="Palatino Linotype"/>
      <w:b/>
      <w:bCs/>
      <w:i/>
      <w:iCs/>
    </w:rPr>
  </w:style>
  <w:style w:type="paragraph" w:styleId="TOC3">
    <w:name w:val="toc 3"/>
    <w:basedOn w:val="Normal"/>
    <w:uiPriority w:val="1"/>
    <w:qFormat/>
    <w:rsid w:val="00985BB7"/>
    <w:pPr>
      <w:spacing w:before="115" w:line="392" w:lineRule="exact"/>
      <w:ind w:left="220"/>
    </w:pPr>
    <w:rPr>
      <w:rFonts w:ascii="Lucida Sans Unicode" w:eastAsia="Lucida Sans Unicode" w:hAnsi="Lucida Sans Unicode" w:cs="Lucida Sans Unicode"/>
      <w:sz w:val="26"/>
      <w:szCs w:val="26"/>
    </w:rPr>
  </w:style>
  <w:style w:type="paragraph" w:styleId="TOC4">
    <w:name w:val="toc 4"/>
    <w:basedOn w:val="Normal"/>
    <w:uiPriority w:val="1"/>
    <w:qFormat/>
    <w:rsid w:val="00985BB7"/>
    <w:pPr>
      <w:spacing w:before="37"/>
      <w:ind w:left="479"/>
    </w:pPr>
    <w:rPr>
      <w:rFonts w:ascii="Microsoft Sans Serif" w:eastAsia="Microsoft Sans Serif" w:hAnsi="Microsoft Sans Serif" w:cs="Microsoft Sans Serif"/>
      <w:sz w:val="24"/>
      <w:szCs w:val="24"/>
    </w:rPr>
  </w:style>
  <w:style w:type="paragraph" w:styleId="TOC5">
    <w:name w:val="toc 5"/>
    <w:basedOn w:val="Normal"/>
    <w:uiPriority w:val="1"/>
    <w:qFormat/>
    <w:rsid w:val="00985BB7"/>
    <w:pPr>
      <w:spacing w:before="56"/>
      <w:ind w:left="556"/>
    </w:pPr>
    <w:rPr>
      <w:rFonts w:ascii="Microsoft Sans Serif" w:eastAsia="Microsoft Sans Serif" w:hAnsi="Microsoft Sans Serif" w:cs="Microsoft Sans Serif"/>
      <w:sz w:val="24"/>
      <w:szCs w:val="24"/>
    </w:rPr>
  </w:style>
  <w:style w:type="paragraph" w:styleId="TOC6">
    <w:name w:val="toc 6"/>
    <w:basedOn w:val="Normal"/>
    <w:uiPriority w:val="1"/>
    <w:qFormat/>
    <w:rsid w:val="00985BB7"/>
    <w:pPr>
      <w:ind w:left="824"/>
    </w:pPr>
    <w:rPr>
      <w:rFonts w:ascii="Microsoft Sans Serif" w:eastAsia="Microsoft Sans Serif" w:hAnsi="Microsoft Sans Serif" w:cs="Microsoft Sans Serif"/>
    </w:rPr>
  </w:style>
  <w:style w:type="paragraph" w:styleId="TOC7">
    <w:name w:val="toc 7"/>
    <w:basedOn w:val="Normal"/>
    <w:uiPriority w:val="1"/>
    <w:qFormat/>
    <w:rsid w:val="00985BB7"/>
    <w:pPr>
      <w:spacing w:before="9"/>
      <w:ind w:left="901"/>
    </w:pPr>
    <w:rPr>
      <w:rFonts w:ascii="Microsoft Sans Serif" w:eastAsia="Microsoft Sans Serif" w:hAnsi="Microsoft Sans Serif" w:cs="Microsoft Sans Serif"/>
    </w:rPr>
  </w:style>
  <w:style w:type="paragraph" w:styleId="TOC8">
    <w:name w:val="toc 8"/>
    <w:basedOn w:val="Normal"/>
    <w:uiPriority w:val="1"/>
    <w:qFormat/>
    <w:rsid w:val="00985BB7"/>
    <w:pPr>
      <w:spacing w:before="819"/>
      <w:ind w:left="1715"/>
    </w:pPr>
    <w:rPr>
      <w:rFonts w:ascii="Calibri" w:eastAsia="Calibri" w:hAnsi="Calibri" w:cs="Calibri"/>
      <w:b/>
      <w:bCs/>
    </w:rPr>
  </w:style>
  <w:style w:type="paragraph" w:styleId="BodyText">
    <w:name w:val="Body Text"/>
    <w:basedOn w:val="Normal"/>
    <w:link w:val="BodyTextChar"/>
    <w:uiPriority w:val="1"/>
    <w:qFormat/>
    <w:rsid w:val="00985BB7"/>
    <w:rPr>
      <w:sz w:val="25"/>
      <w:szCs w:val="25"/>
    </w:rPr>
  </w:style>
  <w:style w:type="character" w:customStyle="1" w:styleId="BodyTextChar">
    <w:name w:val="Body Text Char"/>
    <w:basedOn w:val="DefaultParagraphFont"/>
    <w:link w:val="BodyText"/>
    <w:uiPriority w:val="1"/>
    <w:rsid w:val="00985BB7"/>
    <w:rPr>
      <w:rFonts w:ascii="Cambria" w:eastAsia="Cambria" w:hAnsi="Cambria" w:cs="Cambria"/>
      <w:sz w:val="25"/>
      <w:szCs w:val="25"/>
      <w:lang w:val="en-US"/>
    </w:rPr>
  </w:style>
  <w:style w:type="paragraph" w:styleId="ListParagraph">
    <w:name w:val="List Paragraph"/>
    <w:basedOn w:val="Normal"/>
    <w:uiPriority w:val="1"/>
    <w:qFormat/>
    <w:rsid w:val="00985BB7"/>
    <w:pPr>
      <w:ind w:left="868" w:hanging="301"/>
    </w:pPr>
  </w:style>
  <w:style w:type="paragraph" w:customStyle="1" w:styleId="TableParagraph">
    <w:name w:val="Table Paragraph"/>
    <w:basedOn w:val="Normal"/>
    <w:uiPriority w:val="1"/>
    <w:qFormat/>
    <w:rsid w:val="00985BB7"/>
    <w:rPr>
      <w:rFonts w:ascii="Microsoft Sans Serif" w:eastAsia="Microsoft Sans Serif" w:hAnsi="Microsoft Sans Serif" w:cs="Microsoft Sans Serif"/>
    </w:rPr>
  </w:style>
  <w:style w:type="paragraph" w:styleId="NormalWeb">
    <w:name w:val="Normal (Web)"/>
    <w:basedOn w:val="Normal"/>
    <w:uiPriority w:val="99"/>
    <w:semiHidden/>
    <w:unhideWhenUsed/>
    <w:rsid w:val="00985BB7"/>
    <w:pPr>
      <w:widowControl/>
      <w:autoSpaceDE/>
      <w:autoSpaceDN/>
      <w:spacing w:before="100" w:beforeAutospacing="1" w:after="100" w:afterAutospacing="1"/>
    </w:pPr>
    <w:rPr>
      <w:rFonts w:ascii="Times New Roman" w:eastAsiaTheme="minorEastAsia" w:hAnsi="Times New Roman" w:cs="Times New Roman"/>
      <w:sz w:val="24"/>
      <w:szCs w:val="24"/>
      <w:lang w:val="ru-RU" w:eastAsia="ru-RU"/>
    </w:rPr>
  </w:style>
  <w:style w:type="paragraph" w:styleId="Revision">
    <w:name w:val="Revision"/>
    <w:hidden/>
    <w:uiPriority w:val="99"/>
    <w:semiHidden/>
    <w:rsid w:val="00CD5DFE"/>
    <w:pPr>
      <w:spacing w:after="0" w:line="240" w:lineRule="auto"/>
    </w:pPr>
    <w:rPr>
      <w:rFonts w:ascii="Cambria" w:eastAsia="Cambria" w:hAnsi="Cambria" w:cs="Cambria"/>
      <w:lang w:val="en-US"/>
    </w:rPr>
  </w:style>
  <w:style w:type="table" w:styleId="TableGrid">
    <w:name w:val="Table Grid"/>
    <w:basedOn w:val="TableNormal"/>
    <w:uiPriority w:val="39"/>
    <w:rsid w:val="00363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9C2C8-AFA1-45D3-AC5C-2ECAF46CD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39</Pages>
  <Words>7267</Words>
  <Characters>41426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SPecialiST RePack</Company>
  <LinksUpToDate>false</LinksUpToDate>
  <CharactersWithSpaces>48596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Egor Zavgorodnev</cp:lastModifiedBy>
  <cp:revision>618</cp:revision>
  <dcterms:created xsi:type="dcterms:W3CDTF">2021-05-30T22:25:00Z</dcterms:created>
  <dcterms:modified xsi:type="dcterms:W3CDTF">2021-06-01T15:24:00Z</dcterms:modified>
</cp:coreProperties>
</file>